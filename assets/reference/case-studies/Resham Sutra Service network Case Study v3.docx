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20F36" w14:textId="77777777" w:rsidR="00AA17C7" w:rsidRPr="00ED4C4C" w:rsidRDefault="00333A2E" w:rsidP="00AA17C7">
      <w:pPr>
        <w:rPr>
          <w:color w:val="B3442F"/>
          <w:sz w:val="32"/>
          <w:szCs w:val="32"/>
          <w:lang w:val="en-GB"/>
        </w:rPr>
      </w:pPr>
      <w:r w:rsidRPr="00400195">
        <w:rPr>
          <w:color w:val="B3442F"/>
          <w:sz w:val="32"/>
          <w:szCs w:val="32"/>
          <w:lang w:val="en-GB"/>
        </w:rPr>
        <w:t xml:space="preserve">End-to-end </w:t>
      </w:r>
      <w:r w:rsidR="00EE6C86" w:rsidRPr="00400195">
        <w:rPr>
          <w:color w:val="B3442F"/>
          <w:sz w:val="32"/>
          <w:szCs w:val="32"/>
          <w:lang w:val="en-GB"/>
        </w:rPr>
        <w:t xml:space="preserve">customer </w:t>
      </w:r>
      <w:r w:rsidRPr="00400195">
        <w:rPr>
          <w:color w:val="B3442F"/>
          <w:sz w:val="32"/>
          <w:szCs w:val="32"/>
          <w:lang w:val="en-GB"/>
        </w:rPr>
        <w:t>support through Agent Network</w:t>
      </w:r>
    </w:p>
    <w:p w14:paraId="2FBE4BE2" w14:textId="77777777" w:rsidR="00C651EF" w:rsidRPr="00ED4C4C" w:rsidRDefault="00333A2E" w:rsidP="00AA17C7">
      <w:pPr>
        <w:rPr>
          <w:color w:val="548DD4"/>
          <w:sz w:val="28"/>
          <w:szCs w:val="28"/>
          <w:lang w:val="en-GB"/>
        </w:rPr>
      </w:pPr>
      <w:r>
        <w:rPr>
          <w:color w:val="548DD4"/>
          <w:sz w:val="28"/>
          <w:szCs w:val="28"/>
          <w:lang w:val="en-GB"/>
        </w:rPr>
        <w:t>Business model innovation whereby companies provide comprehensive support to customers through a grassroots agent network</w:t>
      </w:r>
    </w:p>
    <w:p w14:paraId="3271D899" w14:textId="77777777" w:rsidR="008F78D6" w:rsidRDefault="008F78D6" w:rsidP="00AA17C7">
      <w:pPr>
        <w:pBdr>
          <w:top w:val="nil"/>
          <w:left w:val="nil"/>
          <w:bottom w:val="nil"/>
          <w:right w:val="nil"/>
          <w:between w:val="nil"/>
        </w:pBdr>
        <w:spacing w:line="276" w:lineRule="auto"/>
        <w:rPr>
          <w:b/>
          <w:color w:val="000000"/>
          <w:sz w:val="20"/>
          <w:lang w:val="en-GB"/>
        </w:rPr>
      </w:pPr>
    </w:p>
    <w:p w14:paraId="548F2199" w14:textId="77777777" w:rsidR="00400195" w:rsidRPr="00400195" w:rsidRDefault="00400195" w:rsidP="00400195">
      <w:pPr>
        <w:pBdr>
          <w:top w:val="nil"/>
          <w:left w:val="nil"/>
          <w:bottom w:val="nil"/>
          <w:right w:val="nil"/>
          <w:between w:val="nil"/>
        </w:pBdr>
        <w:spacing w:line="276" w:lineRule="auto"/>
        <w:rPr>
          <w:bCs/>
          <w:color w:val="000000"/>
          <w:sz w:val="20"/>
          <w:lang w:val="en-GB"/>
        </w:rPr>
      </w:pPr>
      <w:r w:rsidRPr="00400195">
        <w:rPr>
          <w:bCs/>
          <w:color w:val="000000"/>
          <w:sz w:val="20"/>
          <w:lang w:val="en-GB"/>
        </w:rPr>
        <w:t xml:space="preserve">Large productive appliances running on renewable energy sources require regular and intensive maintenance and customer service. This </w:t>
      </w:r>
      <w:r w:rsidR="00F76976">
        <w:rPr>
          <w:bCs/>
          <w:color w:val="000000"/>
          <w:sz w:val="20"/>
          <w:lang w:val="en-GB"/>
        </w:rPr>
        <w:t xml:space="preserve">challenge </w:t>
      </w:r>
      <w:r w:rsidRPr="00400195">
        <w:rPr>
          <w:bCs/>
          <w:color w:val="000000"/>
          <w:sz w:val="20"/>
          <w:lang w:val="en-GB"/>
        </w:rPr>
        <w:t xml:space="preserve">is compounded in rural areas as communities lack an adequate ecosystem of service providers who can facilitate access to these additional services. </w:t>
      </w:r>
      <w:r w:rsidR="00F76976">
        <w:rPr>
          <w:bCs/>
          <w:color w:val="000000"/>
          <w:sz w:val="20"/>
          <w:lang w:val="en-GB"/>
        </w:rPr>
        <w:t>Scale up and</w:t>
      </w:r>
      <w:r w:rsidRPr="00400195">
        <w:rPr>
          <w:bCs/>
          <w:color w:val="000000"/>
          <w:sz w:val="20"/>
          <w:lang w:val="en-GB"/>
        </w:rPr>
        <w:t xml:space="preserve"> adoption of productive leads</w:t>
      </w:r>
      <w:r w:rsidR="00F76976">
        <w:rPr>
          <w:bCs/>
          <w:color w:val="000000"/>
          <w:sz w:val="20"/>
          <w:lang w:val="en-GB"/>
        </w:rPr>
        <w:t xml:space="preserve"> hence </w:t>
      </w:r>
      <w:r w:rsidRPr="00400195">
        <w:rPr>
          <w:bCs/>
          <w:color w:val="000000"/>
          <w:sz w:val="20"/>
          <w:lang w:val="en-GB"/>
        </w:rPr>
        <w:t>needs</w:t>
      </w:r>
      <w:r w:rsidR="00F76976">
        <w:rPr>
          <w:bCs/>
          <w:color w:val="000000"/>
          <w:sz w:val="20"/>
          <w:lang w:val="en-GB"/>
        </w:rPr>
        <w:t xml:space="preserve"> operators to builda strong cost-effective infrastructure for</w:t>
      </w:r>
      <w:r w:rsidRPr="00400195">
        <w:rPr>
          <w:bCs/>
          <w:color w:val="000000"/>
          <w:sz w:val="20"/>
          <w:lang w:val="en-GB"/>
        </w:rPr>
        <w:t xml:space="preserve"> last-mile customer support, servicing, and </w:t>
      </w:r>
      <w:r w:rsidR="00F76976">
        <w:rPr>
          <w:bCs/>
          <w:color w:val="000000"/>
          <w:sz w:val="20"/>
          <w:lang w:val="en-GB"/>
        </w:rPr>
        <w:t xml:space="preserve">customer </w:t>
      </w:r>
      <w:r w:rsidRPr="00400195">
        <w:rPr>
          <w:bCs/>
          <w:color w:val="000000"/>
          <w:sz w:val="20"/>
          <w:lang w:val="en-GB"/>
        </w:rPr>
        <w:t xml:space="preserve">education. </w:t>
      </w:r>
      <w:r w:rsidR="00F76976" w:rsidRPr="00400195">
        <w:rPr>
          <w:bCs/>
          <w:color w:val="000000"/>
          <w:sz w:val="20"/>
          <w:lang w:val="en-GB"/>
        </w:rPr>
        <w:t xml:space="preserve">A robust last-mile </w:t>
      </w:r>
      <w:r w:rsidR="00F76976">
        <w:rPr>
          <w:bCs/>
          <w:color w:val="000000"/>
          <w:sz w:val="20"/>
          <w:lang w:val="en-GB"/>
        </w:rPr>
        <w:t xml:space="preserve">service and </w:t>
      </w:r>
      <w:r w:rsidR="00F76976" w:rsidRPr="00400195">
        <w:rPr>
          <w:bCs/>
          <w:color w:val="000000"/>
          <w:sz w:val="20"/>
          <w:lang w:val="en-GB"/>
        </w:rPr>
        <w:t xml:space="preserve">distribution network is </w:t>
      </w:r>
      <w:r w:rsidR="00F76976">
        <w:rPr>
          <w:bCs/>
          <w:color w:val="000000"/>
          <w:sz w:val="20"/>
          <w:lang w:val="en-GB"/>
        </w:rPr>
        <w:t xml:space="preserve">also </w:t>
      </w:r>
      <w:r w:rsidR="00F76976" w:rsidRPr="00400195">
        <w:rPr>
          <w:bCs/>
          <w:color w:val="000000"/>
          <w:sz w:val="20"/>
          <w:lang w:val="en-GB"/>
        </w:rPr>
        <w:t xml:space="preserve">important to develop trust with the customer and ensure there is constant feedback </w:t>
      </w:r>
      <w:r w:rsidR="00F76976">
        <w:rPr>
          <w:bCs/>
          <w:color w:val="000000"/>
          <w:sz w:val="20"/>
          <w:lang w:val="en-GB"/>
        </w:rPr>
        <w:t>loop for</w:t>
      </w:r>
      <w:r w:rsidR="00F76976" w:rsidRPr="00400195">
        <w:rPr>
          <w:bCs/>
          <w:color w:val="000000"/>
          <w:sz w:val="20"/>
          <w:lang w:val="en-GB"/>
        </w:rPr>
        <w:t xml:space="preserve"> the products and services provided.</w:t>
      </w:r>
    </w:p>
    <w:p w14:paraId="1208D762" w14:textId="77777777" w:rsidR="00400195" w:rsidRPr="00400195" w:rsidRDefault="00400195" w:rsidP="00400195">
      <w:pPr>
        <w:pBdr>
          <w:top w:val="nil"/>
          <w:left w:val="nil"/>
          <w:bottom w:val="nil"/>
          <w:right w:val="nil"/>
          <w:between w:val="nil"/>
        </w:pBdr>
        <w:spacing w:line="276" w:lineRule="auto"/>
        <w:rPr>
          <w:bCs/>
          <w:color w:val="000000"/>
          <w:sz w:val="20"/>
          <w:lang w:val="en-GB"/>
        </w:rPr>
      </w:pPr>
      <w:r w:rsidRPr="00400195">
        <w:rPr>
          <w:bCs/>
          <w:color w:val="000000"/>
          <w:sz w:val="20"/>
          <w:lang w:val="en-GB"/>
        </w:rPr>
        <w:t xml:space="preserve">Companies </w:t>
      </w:r>
      <w:r w:rsidR="00F76976">
        <w:rPr>
          <w:bCs/>
          <w:color w:val="000000"/>
          <w:sz w:val="20"/>
          <w:lang w:val="en-GB"/>
        </w:rPr>
        <w:t>working in the last mile often</w:t>
      </w:r>
      <w:r w:rsidRPr="00400195">
        <w:rPr>
          <w:bCs/>
          <w:color w:val="000000"/>
          <w:sz w:val="20"/>
          <w:lang w:val="en-GB"/>
        </w:rPr>
        <w:t xml:space="preserve"> end up providing the last mile </w:t>
      </w:r>
      <w:r w:rsidR="00F76976">
        <w:rPr>
          <w:bCs/>
          <w:color w:val="000000"/>
          <w:sz w:val="20"/>
          <w:lang w:val="en-GB"/>
        </w:rPr>
        <w:t>services as a part of their product offering</w:t>
      </w:r>
      <w:r w:rsidRPr="00400195">
        <w:rPr>
          <w:bCs/>
          <w:color w:val="000000"/>
          <w:sz w:val="20"/>
          <w:lang w:val="en-GB"/>
        </w:rPr>
        <w:t xml:space="preserve">, which </w:t>
      </w:r>
      <w:r w:rsidR="00F76976">
        <w:rPr>
          <w:bCs/>
          <w:color w:val="000000"/>
          <w:sz w:val="20"/>
          <w:lang w:val="en-GB"/>
        </w:rPr>
        <w:t xml:space="preserve">unfortunately </w:t>
      </w:r>
      <w:r w:rsidRPr="00400195">
        <w:rPr>
          <w:bCs/>
          <w:color w:val="000000"/>
          <w:sz w:val="20"/>
          <w:lang w:val="en-GB"/>
        </w:rPr>
        <w:t xml:space="preserve">adds to their costs and </w:t>
      </w:r>
      <w:r w:rsidR="00F76976">
        <w:rPr>
          <w:bCs/>
          <w:color w:val="000000"/>
          <w:sz w:val="20"/>
          <w:lang w:val="en-GB"/>
        </w:rPr>
        <w:t>stressing their margins and growth prospects</w:t>
      </w:r>
      <w:r w:rsidRPr="00400195">
        <w:rPr>
          <w:bCs/>
          <w:color w:val="000000"/>
          <w:sz w:val="20"/>
          <w:lang w:val="en-GB"/>
        </w:rPr>
        <w:t xml:space="preserve"> over time. </w:t>
      </w:r>
      <w:r w:rsidR="00F76976">
        <w:rPr>
          <w:bCs/>
          <w:color w:val="000000"/>
          <w:sz w:val="20"/>
          <w:lang w:val="en-GB"/>
        </w:rPr>
        <w:t>This approach also limits the</w:t>
      </w:r>
      <w:r w:rsidRPr="00400195">
        <w:rPr>
          <w:bCs/>
          <w:color w:val="000000"/>
          <w:sz w:val="20"/>
          <w:lang w:val="en-GB"/>
        </w:rPr>
        <w:t xml:space="preserve"> self-resilience of communities </w:t>
      </w:r>
      <w:r w:rsidR="00F76976">
        <w:rPr>
          <w:bCs/>
          <w:color w:val="000000"/>
          <w:sz w:val="20"/>
          <w:lang w:val="en-GB"/>
        </w:rPr>
        <w:t>making them dependent on operators, amplifying the issue further</w:t>
      </w:r>
      <w:r w:rsidRPr="00400195">
        <w:rPr>
          <w:bCs/>
          <w:color w:val="000000"/>
          <w:sz w:val="20"/>
          <w:lang w:val="en-GB"/>
        </w:rPr>
        <w:t xml:space="preserve">. </w:t>
      </w:r>
      <w:r w:rsidR="00F76976">
        <w:rPr>
          <w:bCs/>
          <w:color w:val="000000"/>
          <w:sz w:val="20"/>
          <w:lang w:val="en-GB"/>
        </w:rPr>
        <w:t xml:space="preserve">Additionally, </w:t>
      </w:r>
      <w:r w:rsidR="00F76976" w:rsidRPr="00400195">
        <w:rPr>
          <w:bCs/>
          <w:color w:val="000000"/>
          <w:sz w:val="20"/>
          <w:lang w:val="en-GB"/>
        </w:rPr>
        <w:t>providers and distributors fac</w:t>
      </w:r>
      <w:r w:rsidR="00F76976">
        <w:rPr>
          <w:bCs/>
          <w:color w:val="000000"/>
          <w:sz w:val="20"/>
          <w:lang w:val="en-GB"/>
        </w:rPr>
        <w:t xml:space="preserve">ingmarket awareness and education </w:t>
      </w:r>
      <w:r w:rsidR="00F76976" w:rsidRPr="00400195">
        <w:rPr>
          <w:bCs/>
          <w:color w:val="000000"/>
          <w:sz w:val="20"/>
          <w:lang w:val="en-GB"/>
        </w:rPr>
        <w:t>challenges</w:t>
      </w:r>
      <w:r w:rsidR="00F76976">
        <w:rPr>
          <w:bCs/>
          <w:color w:val="000000"/>
          <w:sz w:val="20"/>
          <w:lang w:val="en-GB"/>
        </w:rPr>
        <w:t xml:space="preserve"> while doing business in rural remote areas</w:t>
      </w:r>
      <w:r w:rsidR="00F76976" w:rsidRPr="00400195">
        <w:rPr>
          <w:bCs/>
          <w:color w:val="000000"/>
          <w:sz w:val="20"/>
          <w:lang w:val="en-GB"/>
        </w:rPr>
        <w:t xml:space="preserve"> often lose existing customers </w:t>
      </w:r>
      <w:r w:rsidR="00F76976">
        <w:rPr>
          <w:bCs/>
          <w:color w:val="000000"/>
          <w:sz w:val="20"/>
          <w:lang w:val="en-GB"/>
        </w:rPr>
        <w:t>or fail to get strong market penetration as these communities typically rely on trust-based</w:t>
      </w:r>
      <w:r w:rsidR="00F76976" w:rsidRPr="00400195">
        <w:rPr>
          <w:bCs/>
          <w:color w:val="000000"/>
          <w:sz w:val="20"/>
          <w:lang w:val="en-GB"/>
        </w:rPr>
        <w:t xml:space="preserve"> word of mouth</w:t>
      </w:r>
      <w:r w:rsidR="00F76976">
        <w:rPr>
          <w:bCs/>
          <w:color w:val="000000"/>
          <w:sz w:val="20"/>
          <w:lang w:val="en-GB"/>
        </w:rPr>
        <w:t xml:space="preserve"> messaging</w:t>
      </w:r>
      <w:r w:rsidR="00F76976" w:rsidRPr="00400195">
        <w:rPr>
          <w:bCs/>
          <w:color w:val="000000"/>
          <w:sz w:val="20"/>
          <w:lang w:val="en-GB"/>
        </w:rPr>
        <w:t xml:space="preserve">. </w:t>
      </w:r>
    </w:p>
    <w:p w14:paraId="783B742F" w14:textId="77777777" w:rsidR="005E0502" w:rsidRDefault="00F76976" w:rsidP="008E0183">
      <w:pPr>
        <w:spacing w:after="0"/>
        <w:jc w:val="left"/>
        <w:rPr>
          <w:bCs/>
          <w:color w:val="000000"/>
          <w:sz w:val="20"/>
          <w:lang w:val="en-GB"/>
        </w:rPr>
      </w:pPr>
      <w:r>
        <w:rPr>
          <w:bCs/>
          <w:color w:val="000000"/>
          <w:sz w:val="20"/>
          <w:lang w:val="en-GB"/>
        </w:rPr>
        <w:t>Research into successful companies shows that m</w:t>
      </w:r>
      <w:r w:rsidR="00400195" w:rsidRPr="00400195">
        <w:rPr>
          <w:bCs/>
          <w:color w:val="000000"/>
          <w:sz w:val="20"/>
          <w:lang w:val="en-GB"/>
        </w:rPr>
        <w:t>odels that reach low-income consumers in remote areas need to consider innovative, cost-effective, and local</w:t>
      </w:r>
      <w:r>
        <w:rPr>
          <w:bCs/>
          <w:color w:val="000000"/>
          <w:sz w:val="20"/>
          <w:lang w:val="en-GB"/>
        </w:rPr>
        <w:t xml:space="preserve"> context-based</w:t>
      </w:r>
      <w:r w:rsidR="00400195" w:rsidRPr="00400195">
        <w:rPr>
          <w:bCs/>
          <w:color w:val="000000"/>
          <w:sz w:val="20"/>
          <w:lang w:val="en-GB"/>
        </w:rPr>
        <w:t xml:space="preserve"> solutions. </w:t>
      </w:r>
      <w:r>
        <w:rPr>
          <w:bCs/>
          <w:color w:val="000000"/>
          <w:sz w:val="20"/>
          <w:lang w:val="en-GB"/>
        </w:rPr>
        <w:t>Resham Sutra has piloted an</w:t>
      </w:r>
      <w:r w:rsidR="00400195" w:rsidRPr="00400195">
        <w:rPr>
          <w:bCs/>
          <w:color w:val="000000"/>
          <w:sz w:val="20"/>
          <w:lang w:val="en-GB"/>
        </w:rPr>
        <w:t xml:space="preserve"> innovative method to tackle this issue of last-mile disconnect </w:t>
      </w:r>
      <w:r>
        <w:rPr>
          <w:bCs/>
          <w:color w:val="000000"/>
          <w:sz w:val="20"/>
          <w:lang w:val="en-GB"/>
        </w:rPr>
        <w:t>-</w:t>
      </w:r>
      <w:r w:rsidR="00400195" w:rsidRPr="00400195">
        <w:rPr>
          <w:bCs/>
          <w:color w:val="000000"/>
          <w:sz w:val="20"/>
          <w:lang w:val="en-GB"/>
        </w:rPr>
        <w:t xml:space="preserve"> via the creation of a last-mile agent network</w:t>
      </w:r>
      <w:r>
        <w:rPr>
          <w:bCs/>
          <w:color w:val="000000"/>
          <w:sz w:val="20"/>
          <w:lang w:val="en-GB"/>
        </w:rPr>
        <w:t xml:space="preserve"> and last mile experience centers</w:t>
      </w:r>
      <w:r w:rsidR="00400195" w:rsidRPr="00400195">
        <w:rPr>
          <w:bCs/>
          <w:color w:val="000000"/>
          <w:sz w:val="20"/>
          <w:lang w:val="en-GB"/>
        </w:rPr>
        <w:t xml:space="preserve">. This model </w:t>
      </w:r>
      <w:r w:rsidR="001F2524">
        <w:rPr>
          <w:bCs/>
          <w:color w:val="000000"/>
          <w:sz w:val="20"/>
          <w:lang w:val="en-GB"/>
        </w:rPr>
        <w:t>essentially operates</w:t>
      </w:r>
      <w:r w:rsidR="00400195" w:rsidRPr="00400195">
        <w:rPr>
          <w:bCs/>
          <w:color w:val="000000"/>
          <w:sz w:val="20"/>
          <w:lang w:val="en-GB"/>
        </w:rPr>
        <w:t xml:space="preserve"> with the company identifying individuals </w:t>
      </w:r>
      <w:r w:rsidR="001F2524">
        <w:rPr>
          <w:bCs/>
          <w:color w:val="000000"/>
          <w:sz w:val="20"/>
          <w:lang w:val="en-GB"/>
        </w:rPr>
        <w:t xml:space="preserve">from </w:t>
      </w:r>
      <w:r w:rsidR="00400195" w:rsidRPr="00400195">
        <w:rPr>
          <w:bCs/>
          <w:color w:val="000000"/>
          <w:sz w:val="20"/>
          <w:lang w:val="en-GB"/>
        </w:rPr>
        <w:t xml:space="preserve">within the community </w:t>
      </w:r>
      <w:r w:rsidR="001F2524">
        <w:rPr>
          <w:bCs/>
          <w:color w:val="000000"/>
          <w:sz w:val="20"/>
          <w:lang w:val="en-GB"/>
        </w:rPr>
        <w:t xml:space="preserve">to </w:t>
      </w:r>
      <w:r w:rsidR="00400195" w:rsidRPr="00400195">
        <w:rPr>
          <w:bCs/>
          <w:color w:val="000000"/>
          <w:sz w:val="20"/>
          <w:lang w:val="en-GB"/>
        </w:rPr>
        <w:t>serve their communities</w:t>
      </w:r>
      <w:r w:rsidR="001F2524">
        <w:rPr>
          <w:bCs/>
          <w:color w:val="000000"/>
          <w:sz w:val="20"/>
          <w:lang w:val="en-GB"/>
        </w:rPr>
        <w:t xml:space="preserve"> directly as distribution and customer service agents</w:t>
      </w:r>
      <w:r w:rsidR="00400195" w:rsidRPr="00400195">
        <w:rPr>
          <w:bCs/>
          <w:color w:val="000000"/>
          <w:sz w:val="20"/>
          <w:lang w:val="en-GB"/>
        </w:rPr>
        <w:t xml:space="preserve">. </w:t>
      </w:r>
      <w:r w:rsidR="001F2524">
        <w:rPr>
          <w:bCs/>
          <w:color w:val="000000"/>
          <w:sz w:val="20"/>
          <w:lang w:val="en-GB"/>
        </w:rPr>
        <w:t>These agents have multiple roles and functions and</w:t>
      </w:r>
      <w:r w:rsidR="00400195" w:rsidRPr="00400195">
        <w:rPr>
          <w:bCs/>
          <w:color w:val="000000"/>
          <w:sz w:val="20"/>
          <w:lang w:val="en-GB"/>
        </w:rPr>
        <w:t xml:space="preserve"> are then trained </w:t>
      </w:r>
      <w:r w:rsidR="001F2524">
        <w:rPr>
          <w:bCs/>
          <w:color w:val="000000"/>
          <w:sz w:val="20"/>
          <w:lang w:val="en-GB"/>
        </w:rPr>
        <w:t>to be the eyes and ears of the company on the ground</w:t>
      </w:r>
      <w:r w:rsidR="00400195" w:rsidRPr="00400195">
        <w:rPr>
          <w:bCs/>
          <w:color w:val="000000"/>
          <w:sz w:val="20"/>
          <w:lang w:val="en-GB"/>
        </w:rPr>
        <w:t>. An agent’s role can range from providing after-sales support and maintenanc</w:t>
      </w:r>
      <w:r w:rsidR="001F2524">
        <w:rPr>
          <w:bCs/>
          <w:color w:val="000000"/>
          <w:sz w:val="20"/>
          <w:lang w:val="en-GB"/>
        </w:rPr>
        <w:t>e to</w:t>
      </w:r>
      <w:r w:rsidR="00400195" w:rsidRPr="00400195">
        <w:rPr>
          <w:bCs/>
          <w:color w:val="000000"/>
          <w:sz w:val="20"/>
          <w:lang w:val="en-GB"/>
        </w:rPr>
        <w:t xml:space="preserve"> marketing</w:t>
      </w:r>
      <w:r w:rsidR="001F2524">
        <w:rPr>
          <w:bCs/>
          <w:color w:val="000000"/>
          <w:sz w:val="20"/>
          <w:lang w:val="en-GB"/>
        </w:rPr>
        <w:t xml:space="preserve"> to</w:t>
      </w:r>
      <w:r w:rsidR="00400195" w:rsidRPr="00400195">
        <w:rPr>
          <w:bCs/>
          <w:color w:val="000000"/>
          <w:sz w:val="20"/>
          <w:lang w:val="en-GB"/>
        </w:rPr>
        <w:t xml:space="preserve"> collecting field feedback, and more. For the community</w:t>
      </w:r>
      <w:r w:rsidR="001F2524">
        <w:rPr>
          <w:bCs/>
          <w:color w:val="000000"/>
          <w:sz w:val="20"/>
          <w:lang w:val="en-GB"/>
        </w:rPr>
        <w:t xml:space="preserve">, this is very acceptable as they see the company representative as </w:t>
      </w:r>
      <w:r w:rsidR="00400195" w:rsidRPr="00400195">
        <w:rPr>
          <w:bCs/>
          <w:color w:val="000000"/>
          <w:sz w:val="20"/>
          <w:lang w:val="en-GB"/>
        </w:rPr>
        <w:t>an insider</w:t>
      </w:r>
      <w:r w:rsidR="001F2524">
        <w:rPr>
          <w:bCs/>
          <w:color w:val="000000"/>
          <w:sz w:val="20"/>
          <w:lang w:val="en-GB"/>
        </w:rPr>
        <w:t xml:space="preserve"> who they trust and</w:t>
      </w:r>
      <w:r w:rsidR="00400195" w:rsidRPr="00400195">
        <w:rPr>
          <w:bCs/>
          <w:color w:val="000000"/>
          <w:sz w:val="20"/>
          <w:lang w:val="en-GB"/>
        </w:rPr>
        <w:t xml:space="preserve"> who speaks the same languages </w:t>
      </w:r>
      <w:r w:rsidR="001F2524">
        <w:rPr>
          <w:bCs/>
          <w:color w:val="000000"/>
          <w:sz w:val="20"/>
          <w:lang w:val="en-GB"/>
        </w:rPr>
        <w:t>that</w:t>
      </w:r>
      <w:r w:rsidR="00400195" w:rsidRPr="00400195">
        <w:rPr>
          <w:bCs/>
          <w:color w:val="000000"/>
          <w:sz w:val="20"/>
          <w:lang w:val="en-GB"/>
        </w:rPr>
        <w:t xml:space="preserve"> they can relate to. </w:t>
      </w:r>
    </w:p>
    <w:p w14:paraId="1BE52803" w14:textId="77777777" w:rsidR="001F2524" w:rsidRDefault="001F2524" w:rsidP="008E0183">
      <w:pPr>
        <w:spacing w:after="0"/>
        <w:jc w:val="left"/>
        <w:rPr>
          <w:bCs/>
          <w:color w:val="000000"/>
          <w:sz w:val="20"/>
          <w:lang w:val="en-GB"/>
        </w:rPr>
      </w:pPr>
    </w:p>
    <w:p w14:paraId="413CB529" w14:textId="77777777" w:rsidR="001F2524" w:rsidRDefault="001F2524" w:rsidP="008E0183">
      <w:pPr>
        <w:spacing w:after="0"/>
        <w:jc w:val="left"/>
        <w:rPr>
          <w:bCs/>
          <w:color w:val="000000"/>
          <w:sz w:val="20"/>
          <w:lang w:val="en-GB"/>
        </w:rPr>
      </w:pPr>
      <w:r>
        <w:rPr>
          <w:bCs/>
          <w:color w:val="000000"/>
          <w:sz w:val="20"/>
          <w:lang w:val="en-GB"/>
        </w:rPr>
        <w:t>Such agent models have been successful with distribution and servicing of other renewable energy products like solar lamps, cookstoves and home systems and Resham Sutra has shown that a similar model can also be a win-win in the context of productive appliances – if the right agent network engagement and support structure is provided by the operator.</w:t>
      </w:r>
    </w:p>
    <w:p w14:paraId="50FEB6F7" w14:textId="77777777" w:rsidR="001F2524" w:rsidRDefault="001F2524" w:rsidP="008E0183">
      <w:pPr>
        <w:spacing w:after="0"/>
        <w:jc w:val="left"/>
        <w:rPr>
          <w:bCs/>
          <w:color w:val="000000"/>
          <w:sz w:val="20"/>
          <w:lang w:val="en-SG"/>
        </w:rPr>
      </w:pPr>
    </w:p>
    <w:p w14:paraId="56BE1019" w14:textId="77777777" w:rsidR="00246E45" w:rsidRDefault="00246E45" w:rsidP="008E0183">
      <w:pPr>
        <w:spacing w:after="0"/>
        <w:jc w:val="left"/>
        <w:rPr>
          <w:bCs/>
          <w:color w:val="000000"/>
          <w:sz w:val="20"/>
          <w:lang w:val="en-SG"/>
        </w:rPr>
      </w:pPr>
    </w:p>
    <w:p w14:paraId="547C7E46" w14:textId="77777777" w:rsidR="007B599B" w:rsidRDefault="00386F39" w:rsidP="008E0183">
      <w:pPr>
        <w:spacing w:after="0"/>
        <w:jc w:val="left"/>
        <w:rPr>
          <w:ins w:id="0" w:author="Akanksha Khurana" w:date="2020-11-10T19:47:00Z"/>
          <w:b/>
          <w:color w:val="000000"/>
          <w:sz w:val="20"/>
          <w:lang w:val="en-SG"/>
        </w:rPr>
      </w:pPr>
      <w:r w:rsidRPr="00386F39">
        <w:rPr>
          <w:b/>
          <w:color w:val="000000"/>
          <w:sz w:val="20"/>
          <w:lang w:val="en-SG"/>
        </w:rPr>
        <w:t xml:space="preserve">How the BMI is being done by other companies </w:t>
      </w:r>
    </w:p>
    <w:p w14:paraId="4705328C" w14:textId="77777777" w:rsidR="00D95474" w:rsidRDefault="00D95474" w:rsidP="00BF7D5F">
      <w:pPr>
        <w:spacing w:after="0"/>
        <w:jc w:val="left"/>
        <w:rPr>
          <w:bCs/>
          <w:color w:val="000000"/>
          <w:sz w:val="20"/>
          <w:lang w:val="en-SG"/>
        </w:rPr>
      </w:pPr>
    </w:p>
    <w:p w14:paraId="2D710D03" w14:textId="77777777" w:rsidR="00C55223" w:rsidRDefault="00D95474" w:rsidP="00BF7D5F">
      <w:pPr>
        <w:spacing w:after="0"/>
        <w:jc w:val="left"/>
        <w:rPr>
          <w:bCs/>
          <w:color w:val="000000"/>
          <w:sz w:val="20"/>
          <w:lang w:val="en-SG"/>
        </w:rPr>
      </w:pPr>
      <w:r>
        <w:rPr>
          <w:bCs/>
          <w:color w:val="000000"/>
          <w:sz w:val="20"/>
          <w:lang w:val="en-SG"/>
        </w:rPr>
        <w:t>The Government of India has taken active steps for the welfare of the weaver community, including providing financial assistance under flagship schemes such as the National Handloom Development Programme (NHDP) and the Handloom Weavers Comprehensive Welfare Scheme (HWCWS). The initiatives of the Government have ranged from strengthening access to finance, infrastructure and even market demand. While these initiatives have been encouraging, a large percentage of weaver households continue to earn less than 5000 rupees</w:t>
      </w:r>
      <w:r w:rsidR="00143069">
        <w:rPr>
          <w:bCs/>
          <w:color w:val="000000"/>
          <w:sz w:val="20"/>
          <w:lang w:val="en-SG"/>
        </w:rPr>
        <w:t xml:space="preserve"> ($90)</w:t>
      </w:r>
      <w:r>
        <w:rPr>
          <w:bCs/>
          <w:color w:val="000000"/>
          <w:sz w:val="20"/>
          <w:lang w:val="en-SG"/>
        </w:rPr>
        <w:t xml:space="preserve"> per month, living </w:t>
      </w:r>
      <w:r w:rsidR="00C55223">
        <w:rPr>
          <w:bCs/>
          <w:color w:val="000000"/>
          <w:sz w:val="20"/>
          <w:lang w:val="en-SG"/>
        </w:rPr>
        <w:t xml:space="preserve">below or </w:t>
      </w:r>
      <w:r>
        <w:rPr>
          <w:bCs/>
          <w:color w:val="000000"/>
          <w:sz w:val="20"/>
          <w:lang w:val="en-SG"/>
        </w:rPr>
        <w:t xml:space="preserve">close to the poverty line. The low returns of their work </w:t>
      </w:r>
      <w:r w:rsidR="00143069">
        <w:rPr>
          <w:bCs/>
          <w:color w:val="000000"/>
          <w:sz w:val="20"/>
          <w:lang w:val="en-SG"/>
        </w:rPr>
        <w:t>have</w:t>
      </w:r>
      <w:r>
        <w:rPr>
          <w:bCs/>
          <w:color w:val="000000"/>
          <w:sz w:val="20"/>
          <w:lang w:val="en-SG"/>
        </w:rPr>
        <w:t xml:space="preserve"> meant that the average number of weavers per household has decreased from 1.28 to 1.05 between the 2010 and 2020</w:t>
      </w:r>
      <w:r w:rsidR="00143069">
        <w:rPr>
          <w:rStyle w:val="FootnoteReference"/>
          <w:bCs/>
          <w:color w:val="000000"/>
          <w:sz w:val="20"/>
          <w:lang w:val="en-SG"/>
        </w:rPr>
        <w:footnoteReference w:id="1"/>
      </w:r>
      <w:r w:rsidR="00143069">
        <w:rPr>
          <w:bCs/>
          <w:color w:val="000000"/>
          <w:sz w:val="20"/>
          <w:lang w:val="en-SG"/>
        </w:rPr>
        <w:t>. M</w:t>
      </w:r>
      <w:r w:rsidR="00C55223">
        <w:rPr>
          <w:bCs/>
          <w:color w:val="000000"/>
          <w:sz w:val="20"/>
          <w:lang w:val="en-SG"/>
        </w:rPr>
        <w:t xml:space="preserve">any </w:t>
      </w:r>
      <w:r w:rsidR="00143069">
        <w:rPr>
          <w:bCs/>
          <w:color w:val="000000"/>
          <w:sz w:val="20"/>
          <w:lang w:val="en-SG"/>
        </w:rPr>
        <w:t>organizations like SEWA Lucknow (</w:t>
      </w:r>
      <w:r w:rsidR="00143069" w:rsidRPr="00143069">
        <w:rPr>
          <w:bCs/>
          <w:color w:val="000000"/>
          <w:sz w:val="20"/>
          <w:lang w:val="en-SG"/>
        </w:rPr>
        <w:t>http://www.sewalucknow.org/</w:t>
      </w:r>
      <w:r w:rsidR="00143069">
        <w:rPr>
          <w:bCs/>
          <w:color w:val="000000"/>
          <w:sz w:val="20"/>
          <w:lang w:val="en-SG"/>
        </w:rPr>
        <w:t xml:space="preserve">) </w:t>
      </w:r>
      <w:r w:rsidR="00C55223">
        <w:rPr>
          <w:bCs/>
          <w:color w:val="000000"/>
          <w:sz w:val="20"/>
          <w:lang w:val="en-SG"/>
        </w:rPr>
        <w:t>have stepped in to innovate new technologies for these weaver communities to increase their output</w:t>
      </w:r>
      <w:r w:rsidR="00143069">
        <w:rPr>
          <w:bCs/>
          <w:color w:val="000000"/>
          <w:sz w:val="20"/>
          <w:lang w:val="en-SG"/>
        </w:rPr>
        <w:t xml:space="preserve"> but </w:t>
      </w:r>
      <w:r w:rsidR="00C55223">
        <w:rPr>
          <w:bCs/>
          <w:color w:val="000000"/>
          <w:sz w:val="20"/>
          <w:lang w:val="en-SG"/>
        </w:rPr>
        <w:t xml:space="preserve">there still exists an enormous gap in the provision of the last mile distribution of after sales support and services. </w:t>
      </w:r>
      <w:r w:rsidR="00143069">
        <w:rPr>
          <w:bCs/>
          <w:color w:val="000000"/>
          <w:sz w:val="20"/>
          <w:lang w:val="en-SG"/>
        </w:rPr>
        <w:t>Energy access has a huge role to play for upgrading this industry and with latest technical development in power looms and low wattage lighting, there is an opportunity to create successful last mile businesses and generate value if the issues of distribution and customer service can be solved in a cost effective way.</w:t>
      </w:r>
    </w:p>
    <w:p w14:paraId="650CF1FF" w14:textId="77777777" w:rsidR="00C55223" w:rsidRDefault="00C55223" w:rsidP="00BF7D5F">
      <w:pPr>
        <w:spacing w:after="0"/>
        <w:jc w:val="left"/>
        <w:rPr>
          <w:bCs/>
          <w:color w:val="000000"/>
          <w:sz w:val="20"/>
          <w:lang w:val="en-SG"/>
        </w:rPr>
      </w:pPr>
    </w:p>
    <w:p w14:paraId="3CACAF89" w14:textId="77777777" w:rsidR="00E146D9" w:rsidRDefault="00143069" w:rsidP="001D4AC2">
      <w:pPr>
        <w:spacing w:after="0"/>
        <w:jc w:val="left"/>
        <w:rPr>
          <w:bCs/>
          <w:color w:val="000000"/>
          <w:sz w:val="20"/>
          <w:lang w:val="en-GB"/>
        </w:rPr>
      </w:pPr>
      <w:r>
        <w:rPr>
          <w:bCs/>
          <w:color w:val="000000"/>
          <w:sz w:val="20"/>
          <w:lang w:val="en-SG"/>
        </w:rPr>
        <w:t>Agent networks have been successful in India due to their cultural sensitivity and geographical proximity to the communities and many organizationslike Sakhi Retail,</w:t>
      </w:r>
      <w:r w:rsidR="0091081A">
        <w:rPr>
          <w:bCs/>
          <w:color w:val="000000"/>
          <w:sz w:val="20"/>
          <w:lang w:val="en-SG"/>
        </w:rPr>
        <w:t xml:space="preserve"> Frontier Markets, Jaipur Rugs and Dharma life </w:t>
      </w:r>
      <w:r>
        <w:rPr>
          <w:bCs/>
          <w:color w:val="000000"/>
          <w:sz w:val="20"/>
          <w:lang w:val="en-SG"/>
        </w:rPr>
        <w:t>have utilized</w:t>
      </w:r>
      <w:r w:rsidR="0091081A">
        <w:rPr>
          <w:bCs/>
          <w:color w:val="000000"/>
          <w:sz w:val="20"/>
          <w:lang w:val="en-SG"/>
        </w:rPr>
        <w:t xml:space="preserve"> a last-mile agent network model to connect low income consumers with products and services. These companies have identified the need to help communities where end consumers establish resiliency by creating support systems for servicing and training that </w:t>
      </w:r>
      <w:r>
        <w:rPr>
          <w:bCs/>
          <w:color w:val="000000"/>
          <w:sz w:val="20"/>
          <w:lang w:val="en-SG"/>
        </w:rPr>
        <w:t>are</w:t>
      </w:r>
      <w:r w:rsidR="0091081A">
        <w:rPr>
          <w:bCs/>
          <w:color w:val="000000"/>
          <w:sz w:val="20"/>
          <w:lang w:val="en-SG"/>
        </w:rPr>
        <w:t xml:space="preserve"> localised</w:t>
      </w:r>
      <w:r>
        <w:rPr>
          <w:bCs/>
          <w:color w:val="000000"/>
          <w:sz w:val="20"/>
          <w:lang w:val="en-SG"/>
        </w:rPr>
        <w:t xml:space="preserve"> and culturally well adapted</w:t>
      </w:r>
      <w:r w:rsidR="0091081A">
        <w:rPr>
          <w:bCs/>
          <w:color w:val="000000"/>
          <w:sz w:val="20"/>
          <w:lang w:val="en-SG"/>
        </w:rPr>
        <w:t xml:space="preserve">. A central part of the success of this model is the identification and management of these agent network through local partnerships with </w:t>
      </w:r>
      <w:commentRangeStart w:id="1"/>
      <w:r w:rsidR="0091081A">
        <w:rPr>
          <w:bCs/>
          <w:color w:val="000000"/>
          <w:sz w:val="20"/>
          <w:lang w:val="en-SG"/>
        </w:rPr>
        <w:t xml:space="preserve">trusted organisations such as NGOs. </w:t>
      </w:r>
      <w:commentRangeEnd w:id="1"/>
      <w:r w:rsidR="00F52336">
        <w:rPr>
          <w:rStyle w:val="CommentReference"/>
        </w:rPr>
        <w:commentReference w:id="1"/>
      </w:r>
      <w:r w:rsidR="00BF7D5F">
        <w:rPr>
          <w:bCs/>
          <w:color w:val="000000"/>
          <w:sz w:val="20"/>
          <w:lang w:val="en-GB"/>
        </w:rPr>
        <w:t>Furthermore</w:t>
      </w:r>
      <w:r w:rsidR="00451B58">
        <w:rPr>
          <w:bCs/>
          <w:color w:val="000000"/>
          <w:sz w:val="20"/>
          <w:lang w:val="en-GB"/>
        </w:rPr>
        <w:t xml:space="preserve">, some of these companies are also using such a model to create changemakers in rural areas tackling issues on the awareness, accessibility, </w:t>
      </w:r>
      <w:r w:rsidR="00BF7D5F">
        <w:rPr>
          <w:bCs/>
          <w:color w:val="000000"/>
          <w:sz w:val="20"/>
          <w:lang w:val="en-GB"/>
        </w:rPr>
        <w:t xml:space="preserve">availability and affordability side. </w:t>
      </w:r>
    </w:p>
    <w:p w14:paraId="47D6E3D3" w14:textId="77777777" w:rsidR="001D4AC2" w:rsidRDefault="001D4AC2" w:rsidP="001D4AC2">
      <w:pPr>
        <w:spacing w:after="0"/>
        <w:jc w:val="left"/>
        <w:rPr>
          <w:bCs/>
          <w:color w:val="000000"/>
          <w:sz w:val="20"/>
          <w:lang w:val="en-GB"/>
        </w:rPr>
      </w:pPr>
    </w:p>
    <w:p w14:paraId="19EEF351" w14:textId="77777777" w:rsidR="001D4AC2" w:rsidRDefault="001D4AC2" w:rsidP="001D4AC2">
      <w:pPr>
        <w:spacing w:after="0"/>
        <w:jc w:val="left"/>
        <w:rPr>
          <w:bCs/>
          <w:color w:val="000000"/>
          <w:sz w:val="20"/>
          <w:lang w:val="en-GB"/>
        </w:rPr>
      </w:pPr>
    </w:p>
    <w:p w14:paraId="7EF91FD9" w14:textId="77777777" w:rsidR="001D4AC2" w:rsidRDefault="001D4AC2" w:rsidP="001D4AC2">
      <w:pPr>
        <w:spacing w:after="0"/>
        <w:jc w:val="left"/>
        <w:rPr>
          <w:bCs/>
          <w:color w:val="000000"/>
          <w:sz w:val="20"/>
          <w:lang w:val="en-GB"/>
        </w:rPr>
      </w:pPr>
    </w:p>
    <w:p w14:paraId="3647B53A" w14:textId="77777777" w:rsidR="001D4AC2" w:rsidRDefault="001D4AC2" w:rsidP="001D4AC2">
      <w:pPr>
        <w:spacing w:after="0"/>
        <w:jc w:val="left"/>
        <w:rPr>
          <w:bCs/>
          <w:color w:val="000000"/>
          <w:sz w:val="20"/>
          <w:lang w:val="en-GB"/>
        </w:rPr>
      </w:pPr>
    </w:p>
    <w:p w14:paraId="78005366" w14:textId="77777777" w:rsidR="001D4AC2" w:rsidRDefault="001D4AC2" w:rsidP="001D4AC2">
      <w:pPr>
        <w:spacing w:after="0"/>
        <w:jc w:val="left"/>
        <w:rPr>
          <w:bCs/>
          <w:color w:val="000000"/>
          <w:sz w:val="20"/>
          <w:lang w:val="en-GB"/>
        </w:rPr>
      </w:pPr>
    </w:p>
    <w:p w14:paraId="3F8C6E62" w14:textId="77777777" w:rsidR="001D4AC2" w:rsidRPr="001D4AC2" w:rsidRDefault="001D4AC2" w:rsidP="001D4AC2">
      <w:pPr>
        <w:spacing w:after="0"/>
        <w:jc w:val="left"/>
        <w:rPr>
          <w:bCs/>
          <w:color w:val="000000"/>
          <w:sz w:val="20"/>
          <w:lang w:val="en-SG"/>
        </w:rPr>
      </w:pPr>
    </w:p>
    <w:p w14:paraId="09738909" w14:textId="77777777" w:rsidR="008F78D6" w:rsidRPr="008F78D6" w:rsidRDefault="008F78D6" w:rsidP="00AA17C7">
      <w:pPr>
        <w:pBdr>
          <w:top w:val="nil"/>
          <w:left w:val="nil"/>
          <w:bottom w:val="nil"/>
          <w:right w:val="nil"/>
          <w:between w:val="nil"/>
        </w:pBdr>
        <w:spacing w:line="276" w:lineRule="auto"/>
        <w:rPr>
          <w:bCs/>
          <w:color w:val="000000"/>
          <w:sz w:val="20"/>
          <w:lang w:val="en-GB"/>
        </w:rPr>
      </w:pPr>
    </w:p>
    <w:p w14:paraId="305CD32C" w14:textId="77777777" w:rsidR="00AA17C7" w:rsidRPr="00ED4C4C" w:rsidRDefault="00214F40" w:rsidP="00AA17C7">
      <w:pPr>
        <w:rPr>
          <w:color w:val="B3442F"/>
          <w:sz w:val="32"/>
          <w:szCs w:val="32"/>
          <w:lang w:val="en-GB"/>
        </w:rPr>
      </w:pPr>
      <w:r>
        <w:rPr>
          <w:color w:val="B3442F"/>
          <w:sz w:val="32"/>
          <w:szCs w:val="32"/>
          <w:lang w:val="en-GB"/>
        </w:rPr>
        <w:t>Resham Sutra</w:t>
      </w:r>
      <w:r w:rsidR="002129AC">
        <w:rPr>
          <w:color w:val="B3442F"/>
          <w:sz w:val="32"/>
          <w:szCs w:val="32"/>
          <w:lang w:val="en-GB"/>
        </w:rPr>
        <w:t xml:space="preserve"> Private Limited</w:t>
      </w:r>
      <w:r w:rsidR="00F52336">
        <w:rPr>
          <w:color w:val="B3442F"/>
          <w:sz w:val="32"/>
          <w:szCs w:val="32"/>
          <w:lang w:val="en-GB"/>
        </w:rPr>
        <w:t xml:space="preserve"> - </w:t>
      </w:r>
      <w:r w:rsidR="00BC056A">
        <w:rPr>
          <w:color w:val="B3442F"/>
          <w:sz w:val="32"/>
          <w:szCs w:val="32"/>
          <w:lang w:val="en-GB"/>
        </w:rPr>
        <w:t>Empowering women by r</w:t>
      </w:r>
      <w:r w:rsidR="00791A45">
        <w:rPr>
          <w:color w:val="B3442F"/>
          <w:sz w:val="32"/>
          <w:szCs w:val="32"/>
          <w:lang w:val="en-GB"/>
        </w:rPr>
        <w:t xml:space="preserve">evolutionizing livelihoods and productivity through </w:t>
      </w:r>
      <w:r w:rsidR="0074775D">
        <w:rPr>
          <w:color w:val="B3442F"/>
          <w:sz w:val="32"/>
          <w:szCs w:val="32"/>
          <w:lang w:val="en-GB"/>
        </w:rPr>
        <w:t>an ‘Agent Network’</w:t>
      </w:r>
    </w:p>
    <w:p w14:paraId="741DFB99" w14:textId="77777777" w:rsidR="00214F40" w:rsidRPr="00214F40" w:rsidRDefault="00214F40" w:rsidP="00AA17C7">
      <w:pPr>
        <w:rPr>
          <w:color w:val="548DD4"/>
          <w:sz w:val="28"/>
          <w:szCs w:val="28"/>
          <w:lang w:val="en-GB"/>
        </w:rPr>
      </w:pPr>
      <w:r w:rsidRPr="00214F40">
        <w:rPr>
          <w:color w:val="548DD4"/>
          <w:sz w:val="28"/>
          <w:szCs w:val="28"/>
          <w:lang w:val="en-GB"/>
        </w:rPr>
        <w:t>Resham Sutra is promoting livelihoods in the wild silk industry</w:t>
      </w:r>
      <w:r w:rsidR="0030742C">
        <w:rPr>
          <w:color w:val="548DD4"/>
          <w:sz w:val="28"/>
          <w:szCs w:val="28"/>
          <w:lang w:val="en-GB"/>
        </w:rPr>
        <w:t xml:space="preserve"> (Tassar, Muga</w:t>
      </w:r>
      <w:r w:rsidR="00400195">
        <w:rPr>
          <w:color w:val="548DD4"/>
          <w:sz w:val="28"/>
          <w:szCs w:val="28"/>
          <w:lang w:val="en-GB"/>
        </w:rPr>
        <w:t>,</w:t>
      </w:r>
      <w:r w:rsidR="0030742C">
        <w:rPr>
          <w:color w:val="548DD4"/>
          <w:sz w:val="28"/>
          <w:szCs w:val="28"/>
          <w:lang w:val="en-GB"/>
        </w:rPr>
        <w:t xml:space="preserve"> and Mulberry)</w:t>
      </w:r>
      <w:r w:rsidRPr="00214F40">
        <w:rPr>
          <w:color w:val="548DD4"/>
          <w:sz w:val="28"/>
          <w:szCs w:val="28"/>
          <w:lang w:val="en-GB"/>
        </w:rPr>
        <w:t xml:space="preserve"> in</w:t>
      </w:r>
      <w:r w:rsidR="00BC056A">
        <w:rPr>
          <w:color w:val="548DD4"/>
          <w:sz w:val="28"/>
          <w:szCs w:val="28"/>
          <w:lang w:val="en-GB"/>
        </w:rPr>
        <w:t xml:space="preserve"> rural</w:t>
      </w:r>
      <w:r w:rsidRPr="00214F40">
        <w:rPr>
          <w:color w:val="548DD4"/>
          <w:sz w:val="28"/>
          <w:szCs w:val="28"/>
          <w:lang w:val="en-GB"/>
        </w:rPr>
        <w:t xml:space="preserve"> India by providing end</w:t>
      </w:r>
      <w:r w:rsidR="00791A45">
        <w:rPr>
          <w:color w:val="548DD4"/>
          <w:sz w:val="28"/>
          <w:szCs w:val="28"/>
          <w:lang w:val="en-GB"/>
        </w:rPr>
        <w:t>-</w:t>
      </w:r>
      <w:r w:rsidRPr="00214F40">
        <w:rPr>
          <w:color w:val="548DD4"/>
          <w:sz w:val="28"/>
          <w:szCs w:val="28"/>
          <w:lang w:val="en-GB"/>
        </w:rPr>
        <w:t>to</w:t>
      </w:r>
      <w:r w:rsidR="00791A45">
        <w:rPr>
          <w:color w:val="548DD4"/>
          <w:sz w:val="28"/>
          <w:szCs w:val="28"/>
          <w:lang w:val="en-GB"/>
        </w:rPr>
        <w:t>-</w:t>
      </w:r>
      <w:r w:rsidRPr="00214F40">
        <w:rPr>
          <w:color w:val="548DD4"/>
          <w:sz w:val="28"/>
          <w:szCs w:val="28"/>
          <w:lang w:val="en-GB"/>
        </w:rPr>
        <w:t>end support for women weavers</w:t>
      </w:r>
      <w:r w:rsidR="0074775D">
        <w:rPr>
          <w:color w:val="548DD4"/>
          <w:sz w:val="28"/>
          <w:szCs w:val="28"/>
          <w:lang w:val="en-GB"/>
        </w:rPr>
        <w:t>.</w:t>
      </w:r>
    </w:p>
    <w:p w14:paraId="3D4A1AC3" w14:textId="77777777" w:rsidR="00F46820" w:rsidRDefault="00F46820" w:rsidP="00AA17C7">
      <w:pPr>
        <w:spacing w:after="0"/>
        <w:jc w:val="left"/>
        <w:rPr>
          <w:rFonts w:eastAsia="Times New Roman"/>
          <w:sz w:val="24"/>
          <w:szCs w:val="24"/>
          <w:lang w:val="en-GB"/>
        </w:rPr>
      </w:pPr>
    </w:p>
    <w:p w14:paraId="5EF1802E" w14:textId="77777777" w:rsidR="00F46820" w:rsidRDefault="00F46820" w:rsidP="00937490">
      <w:pPr>
        <w:spacing w:after="0"/>
        <w:jc w:val="center"/>
        <w:rPr>
          <w:rFonts w:eastAsia="Times New Roman"/>
          <w:sz w:val="24"/>
          <w:szCs w:val="24"/>
          <w:lang w:val="en-GB"/>
        </w:rPr>
      </w:pPr>
      <w:r>
        <w:rPr>
          <w:rFonts w:eastAsia="Times New Roman"/>
          <w:noProof/>
          <w:sz w:val="24"/>
          <w:szCs w:val="24"/>
          <w:lang w:eastAsia="en-US"/>
        </w:rPr>
        <w:drawing>
          <wp:inline distT="0" distB="0" distL="0" distR="0" wp14:anchorId="1E7D9A9D" wp14:editId="53A14A1B">
            <wp:extent cx="5760720" cy="3840480"/>
            <wp:effectExtent l="0" t="0" r="5080" b="0"/>
            <wp:docPr id="1" name="Picture 1" descr="A group of people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oup of people posing for the camera&#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71CF60A4" w14:textId="77777777" w:rsidR="00AA17C7" w:rsidRPr="00E92492" w:rsidRDefault="00E92492" w:rsidP="00AA17C7">
      <w:pPr>
        <w:spacing w:after="0"/>
        <w:jc w:val="left"/>
        <w:rPr>
          <w:rFonts w:eastAsia="Times New Roman"/>
          <w:sz w:val="20"/>
          <w:lang w:val="en-GB"/>
        </w:rPr>
      </w:pPr>
      <w:r w:rsidRPr="00E92492">
        <w:rPr>
          <w:rFonts w:eastAsia="Times New Roman"/>
          <w:sz w:val="20"/>
          <w:lang w:val="en-GB"/>
        </w:rPr>
        <w:t>(photo courtesy: Resham Sutra Website)</w:t>
      </w:r>
    </w:p>
    <w:p w14:paraId="3BBB5E0D" w14:textId="77777777" w:rsidR="00950B73" w:rsidRDefault="00950B73" w:rsidP="00AA17C7">
      <w:pPr>
        <w:rPr>
          <w:color w:val="B3442F"/>
          <w:sz w:val="32"/>
          <w:szCs w:val="32"/>
          <w:lang w:val="en-GB"/>
        </w:rPr>
      </w:pPr>
    </w:p>
    <w:p w14:paraId="1E13F6E9" w14:textId="77777777" w:rsidR="00AA17C7" w:rsidRPr="00ED4C4C" w:rsidRDefault="00AA17C7" w:rsidP="00AA17C7">
      <w:pPr>
        <w:rPr>
          <w:color w:val="B3442F"/>
          <w:sz w:val="32"/>
          <w:szCs w:val="32"/>
          <w:lang w:val="en-GB"/>
        </w:rPr>
      </w:pPr>
      <w:r w:rsidRPr="00F46820">
        <w:rPr>
          <w:color w:val="B3442F"/>
          <w:sz w:val="32"/>
          <w:szCs w:val="32"/>
          <w:lang w:val="en-GB"/>
        </w:rPr>
        <w:t>Overview of organisation (1,700-2,000 characters)</w:t>
      </w:r>
    </w:p>
    <w:tbl>
      <w:tblPr>
        <w:tblW w:w="89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4535"/>
      </w:tblGrid>
      <w:tr w:rsidR="00AA17C7" w:rsidRPr="00ED4C4C" w14:paraId="4E5E017B" w14:textId="77777777" w:rsidTr="001D3792">
        <w:tc>
          <w:tcPr>
            <w:tcW w:w="4390" w:type="dxa"/>
          </w:tcPr>
          <w:p w14:paraId="7EF4087B" w14:textId="77777777" w:rsidR="004F248A" w:rsidRDefault="004F248A" w:rsidP="0048059F">
            <w:pPr>
              <w:pBdr>
                <w:top w:val="nil"/>
                <w:left w:val="nil"/>
                <w:bottom w:val="nil"/>
                <w:right w:val="nil"/>
                <w:between w:val="nil"/>
              </w:pBdr>
              <w:spacing w:after="0" w:line="276" w:lineRule="auto"/>
              <w:rPr>
                <w:bCs/>
                <w:color w:val="000000"/>
                <w:sz w:val="20"/>
                <w:lang w:val="en-GB"/>
              </w:rPr>
            </w:pPr>
          </w:p>
          <w:p w14:paraId="72F64D98" w14:textId="77777777" w:rsidR="00AA17C7" w:rsidRPr="00ED4C4C" w:rsidRDefault="00DD0580" w:rsidP="0048059F">
            <w:pPr>
              <w:pBdr>
                <w:top w:val="nil"/>
                <w:left w:val="nil"/>
                <w:bottom w:val="nil"/>
                <w:right w:val="nil"/>
                <w:between w:val="nil"/>
              </w:pBdr>
              <w:spacing w:after="0" w:line="276" w:lineRule="auto"/>
              <w:rPr>
                <w:color w:val="000000"/>
                <w:sz w:val="20"/>
                <w:lang w:val="en-GB"/>
              </w:rPr>
            </w:pPr>
            <w:r w:rsidRPr="00DD0580">
              <w:rPr>
                <w:bCs/>
                <w:color w:val="000000"/>
                <w:sz w:val="20"/>
                <w:lang w:val="en-GB"/>
              </w:rPr>
              <w:t>Resham Sutra has set up community-level ‘Agent Networks’ that support the financing, servicing, distribution, and usage of innovative solar-driven technological products for women ‘silk’ entrepreneurs that they work with. The Agent Networks facilitate an end-to-end support system that provides not just access to finance and hence technology to the women weavers, but also access to business and technical support services. In doing so, the BMI promotes a ‘farm to fabric’ ecosystem, which supports these silk weavers to become more productive, efficient, and ultimately positively impact their lives.</w:t>
            </w:r>
          </w:p>
        </w:tc>
        <w:tc>
          <w:tcPr>
            <w:tcW w:w="4535" w:type="dxa"/>
          </w:tcPr>
          <w:p w14:paraId="6E0BA43F" w14:textId="77777777" w:rsidR="00AA17C7" w:rsidRDefault="002B2ED6" w:rsidP="001D3792">
            <w:pPr>
              <w:rPr>
                <w:b/>
                <w:color w:val="000000"/>
                <w:sz w:val="20"/>
                <w:lang w:val="en-GB"/>
              </w:rPr>
            </w:pPr>
            <w:commentRangeStart w:id="2"/>
            <w:r>
              <w:rPr>
                <w:b/>
                <w:color w:val="000000"/>
                <w:sz w:val="20"/>
                <w:lang w:val="en-GB"/>
              </w:rPr>
              <w:t>Resham Sutra</w:t>
            </w:r>
            <w:r w:rsidR="0058383F">
              <w:rPr>
                <w:b/>
                <w:color w:val="000000"/>
                <w:sz w:val="20"/>
                <w:lang w:val="en-GB"/>
              </w:rPr>
              <w:t xml:space="preserve"> </w:t>
            </w:r>
            <w:r w:rsidR="00AA17C7" w:rsidRPr="00ED4C4C">
              <w:rPr>
                <w:b/>
                <w:color w:val="000000"/>
                <w:sz w:val="20"/>
                <w:lang w:val="en-GB"/>
              </w:rPr>
              <w:t>at a Glance</w:t>
            </w:r>
            <w:commentRangeEnd w:id="2"/>
            <w:r w:rsidR="004F248A">
              <w:rPr>
                <w:rStyle w:val="CommentReference"/>
              </w:rPr>
              <w:commentReference w:id="2"/>
            </w:r>
          </w:p>
          <w:p w14:paraId="4FA8F19B" w14:textId="77777777" w:rsidR="00D839E7" w:rsidRPr="00E778A7" w:rsidRDefault="00D839E7" w:rsidP="00E778A7">
            <w:pPr>
              <w:pStyle w:val="ListParagraph"/>
              <w:numPr>
                <w:ilvl w:val="0"/>
                <w:numId w:val="9"/>
              </w:numPr>
              <w:rPr>
                <w:bCs/>
                <w:color w:val="000000"/>
                <w:sz w:val="20"/>
                <w:lang w:val="en-GB"/>
              </w:rPr>
            </w:pPr>
            <w:r w:rsidRPr="00E778A7">
              <w:rPr>
                <w:bCs/>
                <w:color w:val="000000"/>
                <w:sz w:val="20"/>
                <w:lang w:val="en-GB"/>
              </w:rPr>
              <w:t xml:space="preserve">Resham Sutra </w:t>
            </w:r>
            <w:r w:rsidR="0074775D">
              <w:rPr>
                <w:bCs/>
                <w:color w:val="000000"/>
                <w:sz w:val="20"/>
                <w:lang w:val="en-GB"/>
              </w:rPr>
              <w:t xml:space="preserve">has pioneered innovation for rural textile producers. They </w:t>
            </w:r>
            <w:r w:rsidRPr="00E778A7">
              <w:rPr>
                <w:bCs/>
                <w:color w:val="000000"/>
                <w:sz w:val="20"/>
                <w:lang w:val="en-GB"/>
              </w:rPr>
              <w:t xml:space="preserve">manufacture </w:t>
            </w:r>
            <w:r w:rsidR="00E94546">
              <w:rPr>
                <w:bCs/>
                <w:color w:val="000000"/>
                <w:sz w:val="20"/>
                <w:lang w:val="en-GB"/>
              </w:rPr>
              <w:t xml:space="preserve">innovative </w:t>
            </w:r>
            <w:r w:rsidRPr="00E778A7">
              <w:rPr>
                <w:bCs/>
                <w:color w:val="000000"/>
                <w:sz w:val="20"/>
                <w:lang w:val="en-GB"/>
              </w:rPr>
              <w:t xml:space="preserve">solar driven weaving machines, train and build capacity through </w:t>
            </w:r>
            <w:r w:rsidR="003B09D9">
              <w:rPr>
                <w:bCs/>
                <w:color w:val="000000"/>
                <w:sz w:val="20"/>
                <w:lang w:val="en-GB"/>
              </w:rPr>
              <w:t>their</w:t>
            </w:r>
            <w:r w:rsidRPr="00E778A7">
              <w:rPr>
                <w:bCs/>
                <w:color w:val="000000"/>
                <w:sz w:val="20"/>
                <w:lang w:val="en-GB"/>
              </w:rPr>
              <w:t xml:space="preserve"> ‘Agent Network</w:t>
            </w:r>
            <w:r w:rsidR="003B09D9">
              <w:rPr>
                <w:bCs/>
                <w:color w:val="000000"/>
                <w:sz w:val="20"/>
                <w:lang w:val="en-GB"/>
              </w:rPr>
              <w:t>s</w:t>
            </w:r>
            <w:r w:rsidRPr="00E778A7">
              <w:rPr>
                <w:bCs/>
                <w:color w:val="000000"/>
                <w:sz w:val="20"/>
                <w:lang w:val="en-GB"/>
              </w:rPr>
              <w:t>’ of local entrepreneurs</w:t>
            </w:r>
            <w:r w:rsidR="005427EA">
              <w:rPr>
                <w:bCs/>
                <w:color w:val="000000"/>
                <w:sz w:val="20"/>
                <w:lang w:val="en-GB"/>
              </w:rPr>
              <w:t xml:space="preserve">, thus providing a comprehensive ecosystem from 'farm to fabric' for women silk weavers.  </w:t>
            </w:r>
          </w:p>
          <w:p w14:paraId="1F49B6BB" w14:textId="77777777" w:rsidR="00AA17C7" w:rsidRPr="00F46820" w:rsidRDefault="00AA17C7" w:rsidP="005427EA">
            <w:pPr>
              <w:pStyle w:val="ListParagraph"/>
              <w:numPr>
                <w:ilvl w:val="0"/>
                <w:numId w:val="9"/>
              </w:numPr>
              <w:pBdr>
                <w:top w:val="nil"/>
                <w:left w:val="nil"/>
                <w:bottom w:val="nil"/>
                <w:right w:val="nil"/>
                <w:between w:val="nil"/>
              </w:pBdr>
              <w:spacing w:after="0"/>
              <w:rPr>
                <w:color w:val="000000"/>
                <w:sz w:val="20"/>
                <w:highlight w:val="white"/>
                <w:lang w:val="en-GB"/>
              </w:rPr>
            </w:pPr>
            <w:r w:rsidRPr="005427EA">
              <w:rPr>
                <w:color w:val="000000"/>
                <w:sz w:val="20"/>
                <w:lang w:val="en-GB"/>
              </w:rPr>
              <w:t>Key geographies / country of operation</w:t>
            </w:r>
            <w:r w:rsidR="0000574D" w:rsidRPr="005427EA">
              <w:rPr>
                <w:color w:val="000000"/>
                <w:sz w:val="20"/>
                <w:lang w:val="en-GB"/>
              </w:rPr>
              <w:t>:</w:t>
            </w:r>
            <w:r w:rsidR="00064AB8">
              <w:rPr>
                <w:color w:val="000000"/>
                <w:sz w:val="20"/>
                <w:lang w:val="en-GB"/>
              </w:rPr>
              <w:t xml:space="preserve"> Currently working in the </w:t>
            </w:r>
            <w:r w:rsidR="0058383F">
              <w:rPr>
                <w:color w:val="000000"/>
                <w:sz w:val="20"/>
                <w:lang w:val="en-GB"/>
              </w:rPr>
              <w:t xml:space="preserve">Eastern and </w:t>
            </w:r>
            <w:r w:rsidR="00064AB8">
              <w:rPr>
                <w:color w:val="000000"/>
                <w:sz w:val="20"/>
                <w:lang w:val="en-GB"/>
              </w:rPr>
              <w:t xml:space="preserve">North Eastern States of India mostly. These include </w:t>
            </w:r>
            <w:r w:rsidR="0058383F">
              <w:rPr>
                <w:color w:val="000000"/>
                <w:sz w:val="20"/>
                <w:lang w:val="en-GB"/>
              </w:rPr>
              <w:t>Assam</w:t>
            </w:r>
            <w:r w:rsidR="00064AB8">
              <w:rPr>
                <w:color w:val="000000"/>
                <w:sz w:val="20"/>
                <w:lang w:val="en-GB"/>
              </w:rPr>
              <w:t xml:space="preserve">, Jharkhand, Bihar, Orissa and Chhattisgarh. </w:t>
            </w:r>
          </w:p>
          <w:p w14:paraId="69F3DB3A" w14:textId="77777777" w:rsidR="00064AB8" w:rsidRPr="005427EA" w:rsidRDefault="00064AB8" w:rsidP="005427EA">
            <w:pPr>
              <w:pStyle w:val="ListParagraph"/>
              <w:numPr>
                <w:ilvl w:val="0"/>
                <w:numId w:val="9"/>
              </w:numPr>
              <w:pBdr>
                <w:top w:val="nil"/>
                <w:left w:val="nil"/>
                <w:bottom w:val="nil"/>
                <w:right w:val="nil"/>
                <w:between w:val="nil"/>
              </w:pBdr>
              <w:spacing w:after="0"/>
              <w:rPr>
                <w:color w:val="000000"/>
                <w:sz w:val="20"/>
                <w:highlight w:val="white"/>
                <w:lang w:val="en-GB"/>
              </w:rPr>
            </w:pPr>
            <w:r>
              <w:rPr>
                <w:color w:val="000000"/>
                <w:sz w:val="20"/>
                <w:lang w:val="en-GB"/>
              </w:rPr>
              <w:t>The financial market potential in India of the sector is $1.3 billion</w:t>
            </w:r>
          </w:p>
          <w:p w14:paraId="4B2E4238" w14:textId="77777777" w:rsidR="00B81387" w:rsidRPr="00F46820" w:rsidRDefault="00B81387" w:rsidP="005427EA">
            <w:pPr>
              <w:pStyle w:val="ListParagraph"/>
              <w:numPr>
                <w:ilvl w:val="0"/>
                <w:numId w:val="9"/>
              </w:numPr>
              <w:pBdr>
                <w:top w:val="nil"/>
                <w:left w:val="nil"/>
                <w:bottom w:val="nil"/>
                <w:right w:val="nil"/>
                <w:between w:val="nil"/>
              </w:pBdr>
              <w:spacing w:after="0"/>
              <w:rPr>
                <w:color w:val="000000"/>
                <w:sz w:val="20"/>
                <w:lang w:val="en-GB"/>
              </w:rPr>
            </w:pPr>
            <w:r w:rsidRPr="00F46820">
              <w:rPr>
                <w:color w:val="000000"/>
                <w:sz w:val="20"/>
                <w:lang w:val="en-GB"/>
              </w:rPr>
              <w:lastRenderedPageBreak/>
              <w:t>Year of foundation: 201</w:t>
            </w:r>
            <w:r w:rsidR="00E034FA">
              <w:rPr>
                <w:color w:val="000000"/>
                <w:sz w:val="20"/>
                <w:lang w:val="en-GB"/>
              </w:rPr>
              <w:t>6</w:t>
            </w:r>
          </w:p>
          <w:p w14:paraId="48AF4BBD" w14:textId="77777777" w:rsidR="00AA17C7" w:rsidRPr="00F46820" w:rsidRDefault="00805497" w:rsidP="005427EA">
            <w:pPr>
              <w:pStyle w:val="ListParagraph"/>
              <w:numPr>
                <w:ilvl w:val="0"/>
                <w:numId w:val="9"/>
              </w:numPr>
              <w:pBdr>
                <w:top w:val="nil"/>
                <w:left w:val="nil"/>
                <w:bottom w:val="nil"/>
                <w:right w:val="nil"/>
                <w:between w:val="nil"/>
              </w:pBdr>
              <w:spacing w:after="0"/>
              <w:rPr>
                <w:color w:val="000000"/>
                <w:sz w:val="20"/>
                <w:lang w:val="en-GB"/>
              </w:rPr>
            </w:pPr>
            <w:r w:rsidRPr="00F46820">
              <w:rPr>
                <w:color w:val="000000"/>
                <w:sz w:val="20"/>
                <w:lang w:val="en-GB"/>
              </w:rPr>
              <w:t>22</w:t>
            </w:r>
            <w:r w:rsidR="00E034FA">
              <w:rPr>
                <w:color w:val="000000"/>
                <w:sz w:val="20"/>
                <w:lang w:val="en-GB"/>
              </w:rPr>
              <w:t xml:space="preserve"> </w:t>
            </w:r>
            <w:r w:rsidR="00AA17C7" w:rsidRPr="00F46820">
              <w:rPr>
                <w:color w:val="000000"/>
                <w:sz w:val="20"/>
                <w:lang w:val="en-GB"/>
              </w:rPr>
              <w:t>staff</w:t>
            </w:r>
            <w:r w:rsidR="00214F40" w:rsidRPr="00F46820">
              <w:rPr>
                <w:color w:val="000000"/>
                <w:sz w:val="20"/>
                <w:lang w:val="en-GB"/>
              </w:rPr>
              <w:t xml:space="preserve"> members </w:t>
            </w:r>
          </w:p>
          <w:p w14:paraId="07F972FF" w14:textId="77777777" w:rsidR="00AA17C7" w:rsidRPr="00F46820" w:rsidRDefault="0000574D" w:rsidP="005427EA">
            <w:pPr>
              <w:pStyle w:val="ListParagraph"/>
              <w:numPr>
                <w:ilvl w:val="0"/>
                <w:numId w:val="9"/>
              </w:numPr>
              <w:pBdr>
                <w:top w:val="nil"/>
                <w:left w:val="nil"/>
                <w:bottom w:val="nil"/>
                <w:right w:val="nil"/>
                <w:between w:val="nil"/>
              </w:pBdr>
              <w:spacing w:after="0"/>
              <w:rPr>
                <w:color w:val="000000"/>
                <w:sz w:val="20"/>
                <w:lang w:val="en-GB"/>
              </w:rPr>
            </w:pPr>
            <w:r w:rsidRPr="00F46820">
              <w:rPr>
                <w:color w:val="000000"/>
                <w:sz w:val="20"/>
                <w:lang w:val="en-GB"/>
              </w:rPr>
              <w:t xml:space="preserve">Annual turnover of </w:t>
            </w:r>
            <w:r w:rsidR="00805497" w:rsidRPr="00F46820">
              <w:rPr>
                <w:color w:val="000000"/>
                <w:sz w:val="20"/>
                <w:lang w:val="en-GB"/>
              </w:rPr>
              <w:t>$606,000 (2019)</w:t>
            </w:r>
          </w:p>
          <w:p w14:paraId="07BD523E" w14:textId="77777777" w:rsidR="00AA17C7" w:rsidRPr="005427EA" w:rsidRDefault="0000574D" w:rsidP="005427EA">
            <w:pPr>
              <w:pStyle w:val="ListParagraph"/>
              <w:numPr>
                <w:ilvl w:val="0"/>
                <w:numId w:val="9"/>
              </w:numPr>
              <w:pBdr>
                <w:top w:val="nil"/>
                <w:left w:val="nil"/>
                <w:bottom w:val="nil"/>
                <w:right w:val="nil"/>
                <w:between w:val="nil"/>
              </w:pBdr>
              <w:spacing w:after="0"/>
              <w:rPr>
                <w:color w:val="000000"/>
                <w:sz w:val="20"/>
                <w:highlight w:val="white"/>
                <w:lang w:val="en-GB"/>
              </w:rPr>
            </w:pPr>
            <w:r w:rsidRPr="005427EA">
              <w:rPr>
                <w:color w:val="000000"/>
                <w:sz w:val="20"/>
                <w:highlight w:val="white"/>
                <w:lang w:val="en-GB"/>
              </w:rPr>
              <w:t>11,000 silk reeling machines installed (</w:t>
            </w:r>
            <w:r w:rsidR="004F248A">
              <w:rPr>
                <w:color w:val="000000"/>
                <w:sz w:val="20"/>
                <w:highlight w:val="white"/>
                <w:lang w:val="en-GB"/>
              </w:rPr>
              <w:t>2019</w:t>
            </w:r>
            <w:r w:rsidRPr="005427EA">
              <w:rPr>
                <w:color w:val="000000"/>
                <w:sz w:val="20"/>
                <w:highlight w:val="white"/>
                <w:lang w:val="en-GB"/>
              </w:rPr>
              <w:t xml:space="preserve">) </w:t>
            </w:r>
          </w:p>
          <w:p w14:paraId="0508D172" w14:textId="77777777" w:rsidR="0000574D" w:rsidRPr="00F46820" w:rsidRDefault="00017043" w:rsidP="005427EA">
            <w:pPr>
              <w:pStyle w:val="ListParagraph"/>
              <w:numPr>
                <w:ilvl w:val="0"/>
                <w:numId w:val="9"/>
              </w:numPr>
              <w:pBdr>
                <w:top w:val="nil"/>
                <w:left w:val="nil"/>
                <w:bottom w:val="nil"/>
                <w:right w:val="nil"/>
                <w:between w:val="nil"/>
              </w:pBdr>
              <w:spacing w:after="0"/>
              <w:rPr>
                <w:color w:val="000000"/>
                <w:sz w:val="20"/>
                <w:lang w:val="en-GB"/>
              </w:rPr>
            </w:pPr>
            <w:r w:rsidRPr="00F46820">
              <w:rPr>
                <w:color w:val="000000"/>
                <w:sz w:val="20"/>
                <w:lang w:val="en-GB"/>
              </w:rPr>
              <w:t>11</w:t>
            </w:r>
            <w:r w:rsidR="00F46820">
              <w:rPr>
                <w:color w:val="000000"/>
                <w:sz w:val="20"/>
                <w:lang w:val="en-GB"/>
              </w:rPr>
              <w:t>,</w:t>
            </w:r>
            <w:r w:rsidR="0000574D" w:rsidRPr="00F46820">
              <w:rPr>
                <w:color w:val="000000"/>
                <w:sz w:val="20"/>
                <w:lang w:val="en-GB"/>
              </w:rPr>
              <w:t>000 Silk Workers (2019)</w:t>
            </w:r>
            <w:r w:rsidR="0000574D" w:rsidRPr="00F46820">
              <w:rPr>
                <w:rStyle w:val="FootnoteReference"/>
                <w:color w:val="000000"/>
                <w:sz w:val="20"/>
                <w:lang w:val="en-GB"/>
              </w:rPr>
              <w:footnoteReference w:id="2"/>
            </w:r>
            <w:r w:rsidR="0000574D" w:rsidRPr="00F46820">
              <w:rPr>
                <w:color w:val="000000"/>
                <w:sz w:val="20"/>
                <w:lang w:val="en-GB"/>
              </w:rPr>
              <w:t xml:space="preserve">, Impacted more than 40,000 people and trained more than 18,000 women. </w:t>
            </w:r>
          </w:p>
          <w:p w14:paraId="3E57A961" w14:textId="77777777" w:rsidR="00AA17C7" w:rsidRPr="00ED4C4C" w:rsidRDefault="00000000" w:rsidP="001D3792">
            <w:pPr>
              <w:rPr>
                <w:sz w:val="20"/>
                <w:lang w:val="en-GB"/>
              </w:rPr>
            </w:pPr>
            <w:sdt>
              <w:sdtPr>
                <w:rPr>
                  <w:sz w:val="20"/>
                  <w:lang w:val="en-GB"/>
                </w:rPr>
                <w:tag w:val="goog_rdk_2"/>
                <w:id w:val="-1196693850"/>
                <w:showingPlcHdr/>
              </w:sdtPr>
              <w:sdtContent/>
            </w:sdt>
          </w:p>
          <w:p w14:paraId="4409B319" w14:textId="77777777" w:rsidR="00AA17C7" w:rsidRPr="00ED4C4C" w:rsidRDefault="00AA17C7" w:rsidP="001D3792">
            <w:pPr>
              <w:rPr>
                <w:b/>
                <w:color w:val="000000"/>
                <w:sz w:val="20"/>
                <w:highlight w:val="white"/>
                <w:lang w:val="en-GB"/>
              </w:rPr>
            </w:pPr>
            <w:r w:rsidRPr="00ED4C4C">
              <w:rPr>
                <w:b/>
                <w:color w:val="000000"/>
                <w:sz w:val="20"/>
                <w:highlight w:val="white"/>
                <w:lang w:val="en-GB"/>
              </w:rPr>
              <w:t>Business Model Innovation</w:t>
            </w:r>
          </w:p>
          <w:p w14:paraId="43289D26" w14:textId="77777777" w:rsidR="00AA17C7" w:rsidRPr="00ED4C4C" w:rsidRDefault="00AA17C7" w:rsidP="00AA17C7">
            <w:pPr>
              <w:numPr>
                <w:ilvl w:val="0"/>
                <w:numId w:val="1"/>
              </w:numPr>
              <w:pBdr>
                <w:top w:val="nil"/>
                <w:left w:val="nil"/>
                <w:bottom w:val="nil"/>
                <w:right w:val="nil"/>
                <w:between w:val="nil"/>
              </w:pBdr>
              <w:spacing w:after="0"/>
              <w:ind w:left="317" w:hanging="284"/>
              <w:rPr>
                <w:color w:val="000000"/>
                <w:sz w:val="20"/>
                <w:highlight w:val="white"/>
                <w:lang w:val="en-GB"/>
              </w:rPr>
            </w:pPr>
            <w:r w:rsidRPr="00ED4C4C">
              <w:rPr>
                <w:color w:val="000000"/>
                <w:sz w:val="20"/>
                <w:highlight w:val="white"/>
                <w:lang w:val="en-GB"/>
              </w:rPr>
              <w:t>Name of product or service</w:t>
            </w:r>
            <w:r w:rsidR="00B81387">
              <w:rPr>
                <w:color w:val="000000"/>
                <w:sz w:val="20"/>
                <w:highlight w:val="white"/>
                <w:lang w:val="en-GB"/>
              </w:rPr>
              <w:t>: Unnati Silk Reeling Machine supported with an agent network</w:t>
            </w:r>
            <w:r w:rsidR="00BD23E8">
              <w:rPr>
                <w:color w:val="000000"/>
                <w:sz w:val="20"/>
                <w:highlight w:val="white"/>
                <w:lang w:val="en-GB"/>
              </w:rPr>
              <w:t xml:space="preserve"> of </w:t>
            </w:r>
            <w:r w:rsidR="00805497">
              <w:rPr>
                <w:color w:val="000000"/>
                <w:sz w:val="20"/>
                <w:highlight w:val="white"/>
                <w:lang w:val="en-GB"/>
              </w:rPr>
              <w:t>service providers</w:t>
            </w:r>
          </w:p>
          <w:p w14:paraId="08219732" w14:textId="77777777" w:rsidR="00AA17C7" w:rsidRPr="00ED4C4C" w:rsidRDefault="00AA17C7" w:rsidP="00AA17C7">
            <w:pPr>
              <w:numPr>
                <w:ilvl w:val="0"/>
                <w:numId w:val="1"/>
              </w:numPr>
              <w:pBdr>
                <w:top w:val="nil"/>
                <w:left w:val="nil"/>
                <w:bottom w:val="nil"/>
                <w:right w:val="nil"/>
                <w:between w:val="nil"/>
              </w:pBdr>
              <w:spacing w:after="0"/>
              <w:ind w:left="317" w:hanging="284"/>
              <w:rPr>
                <w:color w:val="000000"/>
                <w:sz w:val="20"/>
                <w:highlight w:val="white"/>
                <w:lang w:val="en-GB"/>
              </w:rPr>
            </w:pPr>
            <w:r w:rsidRPr="00ED4C4C">
              <w:rPr>
                <w:color w:val="000000"/>
                <w:sz w:val="20"/>
                <w:highlight w:val="white"/>
                <w:lang w:val="en-GB"/>
              </w:rPr>
              <w:t xml:space="preserve">Name of the </w:t>
            </w:r>
            <w:r>
              <w:rPr>
                <w:color w:val="000000"/>
                <w:sz w:val="20"/>
                <w:highlight w:val="white"/>
                <w:lang w:val="en-GB"/>
              </w:rPr>
              <w:t>theme</w:t>
            </w:r>
            <w:r w:rsidRPr="00ED4C4C">
              <w:rPr>
                <w:color w:val="000000"/>
                <w:sz w:val="20"/>
                <w:highlight w:val="white"/>
                <w:lang w:val="en-GB"/>
              </w:rPr>
              <w:t xml:space="preserve"> and innovative quality</w:t>
            </w:r>
            <w:r w:rsidR="00B81387">
              <w:rPr>
                <w:color w:val="000000"/>
                <w:sz w:val="20"/>
                <w:lang w:val="en-GB"/>
              </w:rPr>
              <w:t>: Resilience</w:t>
            </w:r>
            <w:r w:rsidR="00AF6369">
              <w:rPr>
                <w:color w:val="000000"/>
                <w:sz w:val="20"/>
                <w:lang w:val="en-GB"/>
              </w:rPr>
              <w:t>, Last-mile support through a grassroots agent network.</w:t>
            </w:r>
          </w:p>
          <w:p w14:paraId="0BB20B38" w14:textId="77777777" w:rsidR="00AA17C7" w:rsidRPr="00ED4C4C" w:rsidRDefault="00AA17C7" w:rsidP="00AA17C7">
            <w:pPr>
              <w:numPr>
                <w:ilvl w:val="0"/>
                <w:numId w:val="1"/>
              </w:numPr>
              <w:pBdr>
                <w:top w:val="nil"/>
                <w:left w:val="nil"/>
                <w:bottom w:val="nil"/>
                <w:right w:val="nil"/>
                <w:between w:val="nil"/>
              </w:pBdr>
              <w:spacing w:after="0"/>
              <w:ind w:left="317" w:hanging="284"/>
              <w:rPr>
                <w:color w:val="000000"/>
                <w:sz w:val="20"/>
                <w:highlight w:val="white"/>
                <w:lang w:val="en-GB"/>
              </w:rPr>
            </w:pPr>
            <w:r w:rsidRPr="00ED4C4C">
              <w:rPr>
                <w:color w:val="000000"/>
                <w:sz w:val="20"/>
                <w:lang w:val="en-GB"/>
              </w:rPr>
              <w:t>No. of SDG addressed</w:t>
            </w:r>
            <w:r w:rsidR="00B81387">
              <w:rPr>
                <w:color w:val="000000"/>
                <w:sz w:val="20"/>
                <w:lang w:val="en-GB"/>
              </w:rPr>
              <w:t xml:space="preserve">: </w:t>
            </w:r>
            <w:r w:rsidR="002129AC">
              <w:rPr>
                <w:color w:val="000000"/>
                <w:sz w:val="20"/>
                <w:lang w:val="en-GB"/>
              </w:rPr>
              <w:t xml:space="preserve">1, 5, 7, 8, 9 </w:t>
            </w:r>
          </w:p>
          <w:p w14:paraId="486523B5" w14:textId="77777777" w:rsidR="00AA17C7" w:rsidRPr="00ED4C4C" w:rsidRDefault="00AA17C7" w:rsidP="001D3792">
            <w:pPr>
              <w:pBdr>
                <w:top w:val="nil"/>
                <w:left w:val="nil"/>
                <w:bottom w:val="nil"/>
                <w:right w:val="nil"/>
                <w:between w:val="nil"/>
              </w:pBdr>
              <w:rPr>
                <w:color w:val="000000"/>
                <w:sz w:val="20"/>
                <w:lang w:val="en-GB"/>
              </w:rPr>
            </w:pPr>
          </w:p>
          <w:p w14:paraId="6B17B1B7" w14:textId="77777777" w:rsidR="00AA17C7" w:rsidRPr="00ED4C4C" w:rsidRDefault="00AA17C7" w:rsidP="001D3792">
            <w:pPr>
              <w:pBdr>
                <w:top w:val="nil"/>
                <w:left w:val="nil"/>
                <w:bottom w:val="nil"/>
                <w:right w:val="nil"/>
                <w:between w:val="nil"/>
              </w:pBdr>
              <w:rPr>
                <w:b/>
                <w:bCs/>
                <w:color w:val="000000"/>
                <w:sz w:val="20"/>
                <w:lang w:val="en-GB"/>
              </w:rPr>
            </w:pPr>
            <w:r w:rsidRPr="00ED4C4C">
              <w:rPr>
                <w:b/>
                <w:bCs/>
                <w:color w:val="000000"/>
                <w:sz w:val="20"/>
                <w:lang w:val="en-GB"/>
              </w:rPr>
              <w:t>Contact details</w:t>
            </w:r>
          </w:p>
          <w:p w14:paraId="0709A6F4" w14:textId="77777777" w:rsidR="00AA17C7" w:rsidRPr="00ED4C4C" w:rsidRDefault="00AA17C7" w:rsidP="00AA17C7">
            <w:pPr>
              <w:numPr>
                <w:ilvl w:val="0"/>
                <w:numId w:val="1"/>
              </w:numPr>
              <w:pBdr>
                <w:top w:val="nil"/>
                <w:left w:val="nil"/>
                <w:bottom w:val="nil"/>
                <w:right w:val="nil"/>
                <w:between w:val="nil"/>
              </w:pBdr>
              <w:spacing w:after="0"/>
              <w:ind w:left="317" w:hanging="284"/>
              <w:rPr>
                <w:color w:val="000000"/>
                <w:sz w:val="20"/>
                <w:highlight w:val="white"/>
                <w:lang w:val="en-GB"/>
              </w:rPr>
            </w:pPr>
            <w:r w:rsidRPr="00ED4C4C">
              <w:rPr>
                <w:color w:val="000000"/>
                <w:sz w:val="20"/>
                <w:highlight w:val="white"/>
                <w:lang w:val="en-GB"/>
              </w:rPr>
              <w:t>Website</w:t>
            </w:r>
            <w:r w:rsidR="0059700B">
              <w:rPr>
                <w:color w:val="000000"/>
                <w:sz w:val="20"/>
                <w:highlight w:val="white"/>
                <w:lang w:val="en-GB"/>
              </w:rPr>
              <w:t xml:space="preserve">: </w:t>
            </w:r>
            <w:hyperlink r:id="rId15" w:history="1">
              <w:r w:rsidR="0059700B" w:rsidRPr="00541B66">
                <w:rPr>
                  <w:rStyle w:val="Hyperlink"/>
                  <w:sz w:val="20"/>
                  <w:lang w:val="en-GB"/>
                </w:rPr>
                <w:t>www.reshamsutra.com</w:t>
              </w:r>
            </w:hyperlink>
          </w:p>
          <w:p w14:paraId="1856A0A8" w14:textId="77777777" w:rsidR="00AA17C7" w:rsidRPr="00ED4C4C" w:rsidRDefault="00AA17C7" w:rsidP="00AA17C7">
            <w:pPr>
              <w:numPr>
                <w:ilvl w:val="0"/>
                <w:numId w:val="1"/>
              </w:numPr>
              <w:pBdr>
                <w:top w:val="nil"/>
                <w:left w:val="nil"/>
                <w:bottom w:val="nil"/>
                <w:right w:val="nil"/>
                <w:between w:val="nil"/>
              </w:pBdr>
              <w:spacing w:after="0"/>
              <w:ind w:left="317" w:hanging="284"/>
              <w:rPr>
                <w:color w:val="000000"/>
                <w:sz w:val="20"/>
                <w:highlight w:val="white"/>
                <w:lang w:val="en-GB"/>
              </w:rPr>
            </w:pPr>
            <w:r w:rsidRPr="00ED4C4C">
              <w:rPr>
                <w:color w:val="000000"/>
                <w:sz w:val="20"/>
                <w:highlight w:val="white"/>
                <w:lang w:val="en-GB"/>
              </w:rPr>
              <w:t>Name of contact person</w:t>
            </w:r>
            <w:r w:rsidR="0059700B">
              <w:rPr>
                <w:color w:val="000000"/>
                <w:sz w:val="20"/>
                <w:highlight w:val="white"/>
                <w:lang w:val="en-GB"/>
              </w:rPr>
              <w:t xml:space="preserve">: </w:t>
            </w:r>
            <w:r w:rsidR="00357B2A">
              <w:rPr>
                <w:color w:val="000000"/>
                <w:sz w:val="20"/>
                <w:highlight w:val="white"/>
                <w:lang w:val="en-GB"/>
              </w:rPr>
              <w:t>Kunal Vaid</w:t>
            </w:r>
          </w:p>
        </w:tc>
      </w:tr>
    </w:tbl>
    <w:p w14:paraId="076BAB39" w14:textId="77777777" w:rsidR="002129AC" w:rsidRDefault="002129AC" w:rsidP="00AA17C7">
      <w:pPr>
        <w:pBdr>
          <w:top w:val="nil"/>
          <w:left w:val="nil"/>
          <w:bottom w:val="nil"/>
          <w:right w:val="nil"/>
          <w:between w:val="nil"/>
        </w:pBdr>
        <w:rPr>
          <w:b/>
          <w:bCs/>
          <w:color w:val="000000"/>
          <w:lang w:val="en-GB"/>
        </w:rPr>
      </w:pPr>
    </w:p>
    <w:p w14:paraId="48944D86" w14:textId="77777777" w:rsidR="00AA17C7" w:rsidRPr="00ED4C4C" w:rsidRDefault="00AA17C7" w:rsidP="00AA17C7">
      <w:pPr>
        <w:pBdr>
          <w:top w:val="nil"/>
          <w:left w:val="nil"/>
          <w:bottom w:val="nil"/>
          <w:right w:val="nil"/>
          <w:between w:val="nil"/>
        </w:pBdr>
        <w:rPr>
          <w:color w:val="000000"/>
          <w:lang w:val="en-GB"/>
        </w:rPr>
      </w:pPr>
      <w:r w:rsidRPr="00ED4C4C">
        <w:rPr>
          <w:b/>
          <w:bCs/>
          <w:color w:val="000000"/>
          <w:lang w:val="en-GB"/>
        </w:rPr>
        <w:t>Quotes</w:t>
      </w:r>
      <w:r w:rsidRPr="00ED4C4C">
        <w:rPr>
          <w:color w:val="000000"/>
          <w:lang w:val="en-GB"/>
        </w:rPr>
        <w:t xml:space="preserve"> of founders / key customers / key supports on innovation and / or vision of organisation</w:t>
      </w:r>
    </w:p>
    <w:p w14:paraId="7C6EE0C6" w14:textId="77777777" w:rsidR="00A41C94" w:rsidRDefault="002129AC" w:rsidP="00F46820">
      <w:pPr>
        <w:pBdr>
          <w:top w:val="nil"/>
          <w:left w:val="nil"/>
          <w:bottom w:val="nil"/>
          <w:right w:val="nil"/>
          <w:between w:val="nil"/>
        </w:pBdr>
        <w:spacing w:line="276" w:lineRule="auto"/>
        <w:rPr>
          <w:color w:val="B3442F"/>
          <w:sz w:val="32"/>
          <w:szCs w:val="32"/>
          <w:lang w:val="en-GB"/>
        </w:rPr>
      </w:pPr>
      <w:commentRangeStart w:id="3"/>
      <w:r w:rsidRPr="002129AC">
        <w:rPr>
          <w:bCs/>
          <w:color w:val="000000"/>
          <w:sz w:val="20"/>
          <w:highlight w:val="yellow"/>
          <w:lang w:val="en-GB"/>
        </w:rPr>
        <w:t>&lt;</w:t>
      </w:r>
      <w:r w:rsidR="00E034FA">
        <w:rPr>
          <w:bCs/>
          <w:color w:val="000000"/>
          <w:sz w:val="20"/>
          <w:highlight w:val="yellow"/>
          <w:lang w:val="en-GB"/>
        </w:rPr>
        <w:t>Technical requirements of products like ours and remote locations of customers necessitate innovations in last mile service delivery models. This model is now a pillar of strength for our company</w:t>
      </w:r>
      <w:r w:rsidRPr="002129AC">
        <w:rPr>
          <w:bCs/>
          <w:color w:val="000000"/>
          <w:sz w:val="20"/>
          <w:highlight w:val="yellow"/>
          <w:lang w:val="en-GB"/>
        </w:rPr>
        <w:t>&gt;</w:t>
      </w:r>
      <w:commentRangeEnd w:id="3"/>
      <w:r w:rsidR="004F248A">
        <w:rPr>
          <w:rStyle w:val="CommentReference"/>
        </w:rPr>
        <w:commentReference w:id="3"/>
      </w:r>
    </w:p>
    <w:p w14:paraId="44B1F6A1" w14:textId="77777777" w:rsidR="00AA17C7" w:rsidRPr="00F81E0F" w:rsidRDefault="00AA17C7" w:rsidP="00AA17C7">
      <w:pPr>
        <w:rPr>
          <w:color w:val="B3442F"/>
          <w:sz w:val="32"/>
          <w:szCs w:val="32"/>
          <w:lang w:val="en-GB"/>
        </w:rPr>
      </w:pPr>
      <w:r w:rsidRPr="00F46820">
        <w:rPr>
          <w:color w:val="B3442F"/>
          <w:sz w:val="32"/>
          <w:szCs w:val="32"/>
          <w:lang w:val="en-GB"/>
        </w:rPr>
        <w:t>Bu</w:t>
      </w:r>
      <w:sdt>
        <w:sdtPr>
          <w:rPr>
            <w:color w:val="B3442F"/>
            <w:sz w:val="32"/>
            <w:szCs w:val="32"/>
            <w:lang w:val="en-GB"/>
          </w:rPr>
          <w:tag w:val="goog_rdk_4"/>
          <w:id w:val="530317734"/>
        </w:sdtPr>
        <w:sdtContent/>
      </w:sdt>
      <w:r w:rsidRPr="00F46820">
        <w:rPr>
          <w:color w:val="B3442F"/>
          <w:sz w:val="32"/>
          <w:szCs w:val="32"/>
          <w:lang w:val="en-GB"/>
        </w:rPr>
        <w:t>siness Model Innovations of organisation (4,000 characters)</w:t>
      </w:r>
    </w:p>
    <w:p w14:paraId="7A4F4B23" w14:textId="77777777" w:rsidR="004F248A" w:rsidRDefault="004F248A" w:rsidP="004F248A">
      <w:pPr>
        <w:pBdr>
          <w:top w:val="nil"/>
          <w:left w:val="nil"/>
          <w:bottom w:val="nil"/>
          <w:right w:val="nil"/>
          <w:between w:val="nil"/>
        </w:pBdr>
        <w:spacing w:line="276" w:lineRule="auto"/>
        <w:rPr>
          <w:bCs/>
          <w:color w:val="000000"/>
          <w:sz w:val="20"/>
          <w:lang w:val="en-SG"/>
        </w:rPr>
      </w:pPr>
      <w:r w:rsidRPr="00F46820">
        <w:rPr>
          <w:bCs/>
          <w:color w:val="000000"/>
          <w:sz w:val="20"/>
          <w:lang w:val="en-SG"/>
        </w:rPr>
        <w:t xml:space="preserve">The handloom industry is the second-largest employment </w:t>
      </w:r>
      <w:r>
        <w:rPr>
          <w:bCs/>
          <w:color w:val="000000"/>
          <w:sz w:val="20"/>
          <w:lang w:val="en-SG"/>
        </w:rPr>
        <w:t>generator</w:t>
      </w:r>
      <w:r w:rsidRPr="00F46820">
        <w:rPr>
          <w:bCs/>
          <w:color w:val="000000"/>
          <w:sz w:val="20"/>
          <w:lang w:val="en-SG"/>
        </w:rPr>
        <w:t xml:space="preserve"> in India, just after agriculture. </w:t>
      </w:r>
      <w:r>
        <w:rPr>
          <w:bCs/>
          <w:color w:val="000000"/>
          <w:sz w:val="20"/>
          <w:lang w:val="en-SG"/>
        </w:rPr>
        <w:t xml:space="preserve">There </w:t>
      </w:r>
      <w:r w:rsidRPr="00F46820">
        <w:rPr>
          <w:bCs/>
          <w:color w:val="000000"/>
          <w:sz w:val="20"/>
          <w:lang w:val="en-SG"/>
        </w:rPr>
        <w:t xml:space="preserve">are </w:t>
      </w:r>
      <w:r>
        <w:rPr>
          <w:bCs/>
          <w:color w:val="000000"/>
          <w:sz w:val="20"/>
          <w:lang w:val="en-SG"/>
        </w:rPr>
        <w:t xml:space="preserve">an estimated </w:t>
      </w:r>
      <w:r w:rsidRPr="00F46820">
        <w:rPr>
          <w:bCs/>
          <w:color w:val="000000"/>
          <w:sz w:val="20"/>
          <w:lang w:val="en-SG"/>
        </w:rPr>
        <w:t>2.67 million weavers in India</w:t>
      </w:r>
      <w:r>
        <w:rPr>
          <w:rStyle w:val="FootnoteReference"/>
          <w:bCs/>
          <w:color w:val="000000"/>
          <w:sz w:val="20"/>
          <w:lang w:val="en-SG"/>
        </w:rPr>
        <w:footnoteReference w:id="3"/>
      </w:r>
      <w:r w:rsidRPr="00F46820">
        <w:rPr>
          <w:bCs/>
          <w:color w:val="000000"/>
          <w:sz w:val="20"/>
          <w:lang w:val="en-SG"/>
        </w:rPr>
        <w:t xml:space="preserve">, of which 0.44 million are involved in silk production (Tassar, Muga, and Mulberry). 78% of these weavers are located in remote rural areas </w:t>
      </w:r>
      <w:r w:rsidR="00D22CCE">
        <w:rPr>
          <w:bCs/>
          <w:color w:val="000000"/>
          <w:sz w:val="20"/>
          <w:lang w:val="en-SG"/>
        </w:rPr>
        <w:t>and a</w:t>
      </w:r>
      <w:r w:rsidR="00D22CCE" w:rsidRPr="00950B73">
        <w:rPr>
          <w:bCs/>
          <w:color w:val="000000"/>
          <w:sz w:val="20"/>
          <w:lang w:val="en-SG"/>
        </w:rPr>
        <w:t>bout 70% of the total manpower engaged is women (Handloom census 2019-20</w:t>
      </w:r>
      <w:r w:rsidR="00D22CCE">
        <w:rPr>
          <w:rStyle w:val="FootnoteReference"/>
          <w:bCs/>
          <w:color w:val="000000"/>
          <w:sz w:val="20"/>
          <w:lang w:val="en-SG"/>
        </w:rPr>
        <w:footnoteReference w:id="4"/>
      </w:r>
      <w:r w:rsidR="00D22CCE" w:rsidRPr="00950B73">
        <w:rPr>
          <w:bCs/>
          <w:color w:val="000000"/>
          <w:sz w:val="20"/>
          <w:lang w:val="en-SG"/>
        </w:rPr>
        <w:t>)</w:t>
      </w:r>
      <w:r w:rsidR="00D22CCE">
        <w:rPr>
          <w:bCs/>
          <w:color w:val="000000"/>
          <w:sz w:val="20"/>
          <w:lang w:val="en-SG"/>
        </w:rPr>
        <w:t xml:space="preserve">, </w:t>
      </w:r>
      <w:r w:rsidRPr="00F46820">
        <w:rPr>
          <w:bCs/>
          <w:color w:val="000000"/>
          <w:sz w:val="20"/>
          <w:lang w:val="en-SG"/>
        </w:rPr>
        <w:t xml:space="preserve">often disconnected from </w:t>
      </w:r>
      <w:r w:rsidR="00D22CCE">
        <w:rPr>
          <w:bCs/>
          <w:color w:val="000000"/>
          <w:sz w:val="20"/>
          <w:lang w:val="en-SG"/>
        </w:rPr>
        <w:t xml:space="preserve">conventional </w:t>
      </w:r>
      <w:r w:rsidRPr="00F46820">
        <w:rPr>
          <w:bCs/>
          <w:color w:val="000000"/>
          <w:sz w:val="20"/>
          <w:lang w:val="en-SG"/>
        </w:rPr>
        <w:t xml:space="preserve">markets. This isolates them from support services, financing mechanisms, and technology to improve their productivity and growth. </w:t>
      </w:r>
      <w:r w:rsidR="002A04F5">
        <w:rPr>
          <w:bCs/>
          <w:color w:val="000000"/>
          <w:sz w:val="20"/>
          <w:lang w:val="en-SG"/>
        </w:rPr>
        <w:t xml:space="preserve">Often also the </w:t>
      </w:r>
      <w:r w:rsidRPr="00F46820">
        <w:rPr>
          <w:bCs/>
          <w:color w:val="000000"/>
          <w:sz w:val="20"/>
          <w:lang w:val="en-SG"/>
        </w:rPr>
        <w:t xml:space="preserve">products and/or services </w:t>
      </w:r>
      <w:r w:rsidR="002A04F5">
        <w:rPr>
          <w:bCs/>
          <w:color w:val="000000"/>
          <w:sz w:val="20"/>
          <w:lang w:val="en-SG"/>
        </w:rPr>
        <w:t xml:space="preserve">available </w:t>
      </w:r>
      <w:r w:rsidRPr="00F46820">
        <w:rPr>
          <w:bCs/>
          <w:color w:val="000000"/>
          <w:sz w:val="20"/>
          <w:lang w:val="en-SG"/>
        </w:rPr>
        <w:t xml:space="preserve">are not of </w:t>
      </w:r>
      <w:r w:rsidR="00D22CCE">
        <w:rPr>
          <w:bCs/>
          <w:color w:val="000000"/>
          <w:sz w:val="20"/>
          <w:lang w:val="en-SG"/>
        </w:rPr>
        <w:t xml:space="preserve">good </w:t>
      </w:r>
      <w:r w:rsidRPr="00F46820">
        <w:rPr>
          <w:bCs/>
          <w:color w:val="000000"/>
          <w:sz w:val="20"/>
          <w:lang w:val="en-SG"/>
        </w:rPr>
        <w:t xml:space="preserve">quality and </w:t>
      </w:r>
      <w:r w:rsidR="00D22CCE">
        <w:rPr>
          <w:bCs/>
          <w:color w:val="000000"/>
          <w:sz w:val="20"/>
          <w:lang w:val="en-SG"/>
        </w:rPr>
        <w:t>are</w:t>
      </w:r>
      <w:r w:rsidRPr="00F46820">
        <w:rPr>
          <w:bCs/>
          <w:color w:val="000000"/>
          <w:sz w:val="20"/>
          <w:lang w:val="en-SG"/>
        </w:rPr>
        <w:t xml:space="preserve"> not </w:t>
      </w:r>
      <w:r w:rsidR="00D22CCE">
        <w:rPr>
          <w:bCs/>
          <w:color w:val="000000"/>
          <w:sz w:val="20"/>
          <w:lang w:val="en-SG"/>
        </w:rPr>
        <w:t xml:space="preserve">adapted to the </w:t>
      </w:r>
      <w:r w:rsidRPr="00F46820">
        <w:rPr>
          <w:bCs/>
          <w:color w:val="000000"/>
          <w:sz w:val="20"/>
          <w:lang w:val="en-SG"/>
        </w:rPr>
        <w:t xml:space="preserve">needs of </w:t>
      </w:r>
      <w:r w:rsidR="00D22CCE">
        <w:rPr>
          <w:bCs/>
          <w:color w:val="000000"/>
          <w:sz w:val="20"/>
          <w:lang w:val="en-SG"/>
        </w:rPr>
        <w:t>the</w:t>
      </w:r>
      <w:r w:rsidRPr="00F46820">
        <w:rPr>
          <w:bCs/>
          <w:color w:val="000000"/>
          <w:sz w:val="20"/>
          <w:lang w:val="en-SG"/>
        </w:rPr>
        <w:t xml:space="preserve"> communitie</w:t>
      </w:r>
      <w:r w:rsidR="00D22CCE">
        <w:rPr>
          <w:bCs/>
          <w:color w:val="000000"/>
          <w:sz w:val="20"/>
          <w:lang w:val="en-SG"/>
        </w:rPr>
        <w:t>s and</w:t>
      </w:r>
      <w:r w:rsidR="00D22CCE" w:rsidRPr="00951D10">
        <w:rPr>
          <w:bCs/>
          <w:color w:val="000000"/>
          <w:sz w:val="20"/>
          <w:lang w:val="en-SG"/>
        </w:rPr>
        <w:t xml:space="preserve"> lack a cohesive after-sales support ecosystem</w:t>
      </w:r>
      <w:r w:rsidR="00D22CCE">
        <w:rPr>
          <w:bCs/>
          <w:color w:val="000000"/>
          <w:sz w:val="20"/>
          <w:lang w:val="en-SG"/>
        </w:rPr>
        <w:t xml:space="preserve">. </w:t>
      </w:r>
      <w:r>
        <w:rPr>
          <w:bCs/>
          <w:color w:val="000000"/>
          <w:sz w:val="20"/>
          <w:lang w:val="en-SG"/>
        </w:rPr>
        <w:t>One of the ways organizations have been overcoming this barrier is through the creation of last-mile agent networks</w:t>
      </w:r>
      <w:r w:rsidR="00D22CCE">
        <w:rPr>
          <w:bCs/>
          <w:color w:val="000000"/>
          <w:sz w:val="20"/>
          <w:lang w:val="en-SG"/>
        </w:rPr>
        <w:t xml:space="preserve"> – investing into developing capabilities in the last mile for long term operational cost and competitive advantage</w:t>
      </w:r>
      <w:r>
        <w:rPr>
          <w:bCs/>
          <w:color w:val="000000"/>
          <w:sz w:val="20"/>
          <w:lang w:val="en-SG"/>
        </w:rPr>
        <w:t xml:space="preserve">. </w:t>
      </w:r>
    </w:p>
    <w:p w14:paraId="4F0276F3" w14:textId="77777777" w:rsidR="00950B73" w:rsidRPr="00950B73" w:rsidRDefault="00950B73" w:rsidP="00950B73">
      <w:pPr>
        <w:pBdr>
          <w:top w:val="nil"/>
          <w:left w:val="nil"/>
          <w:bottom w:val="nil"/>
          <w:right w:val="nil"/>
          <w:between w:val="nil"/>
        </w:pBdr>
        <w:spacing w:line="276" w:lineRule="auto"/>
        <w:rPr>
          <w:bCs/>
          <w:color w:val="000000"/>
          <w:sz w:val="20"/>
          <w:lang w:val="en-SG"/>
        </w:rPr>
      </w:pPr>
      <w:r w:rsidRPr="00950B73">
        <w:rPr>
          <w:bCs/>
          <w:color w:val="000000"/>
          <w:sz w:val="20"/>
          <w:lang w:val="en-SG"/>
        </w:rPr>
        <w:t>Resham Sutra has been supporting silk weavers in rural India</w:t>
      </w:r>
      <w:r w:rsidR="00D22CCE">
        <w:rPr>
          <w:bCs/>
          <w:color w:val="000000"/>
          <w:sz w:val="20"/>
          <w:lang w:val="en-SG"/>
        </w:rPr>
        <w:t xml:space="preserve"> since 201</w:t>
      </w:r>
      <w:r w:rsidR="00E034FA">
        <w:rPr>
          <w:bCs/>
          <w:color w:val="000000"/>
          <w:sz w:val="20"/>
          <w:lang w:val="en-SG"/>
        </w:rPr>
        <w:t>6</w:t>
      </w:r>
      <w:r w:rsidRPr="00950B73">
        <w:rPr>
          <w:bCs/>
          <w:color w:val="000000"/>
          <w:sz w:val="20"/>
          <w:lang w:val="en-SG"/>
        </w:rPr>
        <w:t xml:space="preserve"> through </w:t>
      </w:r>
      <w:r w:rsidR="00D22CCE">
        <w:rPr>
          <w:bCs/>
          <w:color w:val="000000"/>
          <w:sz w:val="20"/>
          <w:lang w:val="en-SG"/>
        </w:rPr>
        <w:t>their</w:t>
      </w:r>
      <w:r w:rsidRPr="00950B73">
        <w:rPr>
          <w:bCs/>
          <w:color w:val="000000"/>
          <w:sz w:val="20"/>
          <w:lang w:val="en-SG"/>
        </w:rPr>
        <w:t xml:space="preserve"> modern solar-powered machines</w:t>
      </w:r>
      <w:r w:rsidR="00D22CCE">
        <w:rPr>
          <w:bCs/>
          <w:color w:val="000000"/>
          <w:sz w:val="20"/>
          <w:lang w:val="en-SG"/>
        </w:rPr>
        <w:t>, training and agent-based distribution and after sales service model</w:t>
      </w:r>
      <w:r w:rsidRPr="00950B73">
        <w:rPr>
          <w:bCs/>
          <w:color w:val="000000"/>
          <w:sz w:val="20"/>
          <w:lang w:val="en-SG"/>
        </w:rPr>
        <w:t xml:space="preserve">. </w:t>
      </w:r>
      <w:r w:rsidR="00D22CCE">
        <w:rPr>
          <w:bCs/>
          <w:color w:val="000000"/>
          <w:sz w:val="20"/>
          <w:lang w:val="en-SG"/>
        </w:rPr>
        <w:t xml:space="preserve">They have developed a suite of compact and reliable solar powered </w:t>
      </w:r>
      <w:r w:rsidR="00D22CCE" w:rsidRPr="00950B73">
        <w:rPr>
          <w:bCs/>
          <w:color w:val="000000"/>
          <w:sz w:val="20"/>
          <w:lang w:val="en-SG"/>
        </w:rPr>
        <w:t>spinning</w:t>
      </w:r>
      <w:r w:rsidR="00E034FA">
        <w:rPr>
          <w:bCs/>
          <w:color w:val="000000"/>
          <w:sz w:val="20"/>
          <w:lang w:val="en-SG"/>
        </w:rPr>
        <w:t xml:space="preserve"> </w:t>
      </w:r>
      <w:r w:rsidR="00D22CCE" w:rsidRPr="00950B73">
        <w:rPr>
          <w:bCs/>
          <w:color w:val="000000"/>
          <w:sz w:val="20"/>
          <w:lang w:val="en-SG"/>
        </w:rPr>
        <w:t>(Unnati</w:t>
      </w:r>
      <w:r w:rsidR="00E034FA">
        <w:rPr>
          <w:bCs/>
          <w:color w:val="000000"/>
          <w:sz w:val="20"/>
          <w:lang w:val="en-SG"/>
        </w:rPr>
        <w:t xml:space="preserve"> and Silky Spin</w:t>
      </w:r>
      <w:r w:rsidR="00D22CCE" w:rsidRPr="00950B73">
        <w:rPr>
          <w:bCs/>
          <w:color w:val="000000"/>
          <w:sz w:val="20"/>
          <w:lang w:val="en-SG"/>
        </w:rPr>
        <w:t>), reeling</w:t>
      </w:r>
      <w:r w:rsidR="00D22CCE">
        <w:rPr>
          <w:bCs/>
          <w:color w:val="000000"/>
          <w:sz w:val="20"/>
          <w:lang w:val="en-SG"/>
        </w:rPr>
        <w:t xml:space="preserve"> (</w:t>
      </w:r>
      <w:r w:rsidR="00D22CCE" w:rsidRPr="00950B73">
        <w:rPr>
          <w:bCs/>
          <w:color w:val="000000"/>
          <w:sz w:val="20"/>
          <w:lang w:val="en-SG"/>
        </w:rPr>
        <w:t>Buniyaad</w:t>
      </w:r>
      <w:r w:rsidR="00D22CCE">
        <w:rPr>
          <w:bCs/>
          <w:color w:val="000000"/>
          <w:sz w:val="20"/>
          <w:lang w:val="en-SG"/>
        </w:rPr>
        <w:t xml:space="preserve"> and Sonalika)</w:t>
      </w:r>
      <w:r w:rsidR="00D22CCE" w:rsidRPr="00950B73">
        <w:rPr>
          <w:bCs/>
          <w:color w:val="000000"/>
          <w:sz w:val="20"/>
          <w:lang w:val="en-SG"/>
        </w:rPr>
        <w:t xml:space="preserve">, and weaving machines </w:t>
      </w:r>
      <w:r w:rsidR="00E034FA">
        <w:rPr>
          <w:bCs/>
          <w:color w:val="000000"/>
          <w:sz w:val="20"/>
          <w:lang w:val="en-SG"/>
        </w:rPr>
        <w:t xml:space="preserve">(Sun Kargha) </w:t>
      </w:r>
      <w:r w:rsidR="00D22CCE" w:rsidRPr="00950B73">
        <w:rPr>
          <w:bCs/>
          <w:color w:val="000000"/>
          <w:sz w:val="20"/>
          <w:lang w:val="en-SG"/>
        </w:rPr>
        <w:t xml:space="preserve">for silk yarn </w:t>
      </w:r>
      <w:r w:rsidR="00E034FA">
        <w:rPr>
          <w:bCs/>
          <w:color w:val="000000"/>
          <w:sz w:val="20"/>
          <w:lang w:val="en-SG"/>
        </w:rPr>
        <w:t xml:space="preserve">and fabric </w:t>
      </w:r>
      <w:r w:rsidR="00D22CCE" w:rsidRPr="00950B73">
        <w:rPr>
          <w:bCs/>
          <w:color w:val="000000"/>
          <w:sz w:val="20"/>
          <w:lang w:val="en-SG"/>
        </w:rPr>
        <w:t>production</w:t>
      </w:r>
      <w:r w:rsidR="00D22CCE">
        <w:rPr>
          <w:bCs/>
          <w:color w:val="000000"/>
          <w:sz w:val="20"/>
          <w:lang w:val="en-SG"/>
        </w:rPr>
        <w:t xml:space="preserve"> i</w:t>
      </w:r>
      <w:r w:rsidRPr="00950B73">
        <w:rPr>
          <w:bCs/>
          <w:color w:val="000000"/>
          <w:sz w:val="20"/>
          <w:lang w:val="en-SG"/>
        </w:rPr>
        <w:t>n collaboration with India’s Central Silk Board</w:t>
      </w:r>
      <w:r w:rsidR="00D22CCE">
        <w:rPr>
          <w:bCs/>
          <w:color w:val="000000"/>
          <w:sz w:val="20"/>
          <w:lang w:val="en-SG"/>
        </w:rPr>
        <w:t xml:space="preserve"> providing a</w:t>
      </w:r>
      <w:r w:rsidRPr="00950B73">
        <w:rPr>
          <w:bCs/>
          <w:color w:val="000000"/>
          <w:sz w:val="20"/>
          <w:lang w:val="en-SG"/>
        </w:rPr>
        <w:t xml:space="preserve"> more comprehensive approach and end-to-end ecosystem for silk</w:t>
      </w:r>
      <w:r w:rsidR="00D22CCE">
        <w:rPr>
          <w:bCs/>
          <w:color w:val="000000"/>
          <w:sz w:val="20"/>
          <w:lang w:val="en-SG"/>
        </w:rPr>
        <w:t>.</w:t>
      </w:r>
    </w:p>
    <w:p w14:paraId="2C9A1E39" w14:textId="77777777" w:rsidR="00951D10" w:rsidRPr="00951D10" w:rsidRDefault="00951D10" w:rsidP="00951D10">
      <w:pPr>
        <w:pBdr>
          <w:top w:val="nil"/>
          <w:left w:val="nil"/>
          <w:bottom w:val="nil"/>
          <w:right w:val="nil"/>
          <w:between w:val="nil"/>
        </w:pBdr>
        <w:spacing w:line="276" w:lineRule="auto"/>
        <w:rPr>
          <w:bCs/>
          <w:color w:val="000000"/>
          <w:sz w:val="20"/>
          <w:lang w:val="en-SG"/>
        </w:rPr>
      </w:pPr>
      <w:r w:rsidRPr="00951D10">
        <w:rPr>
          <w:bCs/>
          <w:color w:val="000000"/>
          <w:sz w:val="20"/>
          <w:lang w:val="en-SG"/>
        </w:rPr>
        <w:t>Resham Sutra realized</w:t>
      </w:r>
      <w:r w:rsidR="00D22CCE">
        <w:rPr>
          <w:bCs/>
          <w:color w:val="000000"/>
          <w:sz w:val="20"/>
          <w:lang w:val="en-SG"/>
        </w:rPr>
        <w:t xml:space="preserve"> early in their business journey that in order</w:t>
      </w:r>
      <w:r w:rsidRPr="00951D10">
        <w:rPr>
          <w:bCs/>
          <w:color w:val="000000"/>
          <w:sz w:val="20"/>
          <w:lang w:val="en-SG"/>
        </w:rPr>
        <w:t xml:space="preserve"> to be successful </w:t>
      </w:r>
      <w:r w:rsidR="00D22CCE">
        <w:rPr>
          <w:bCs/>
          <w:color w:val="000000"/>
          <w:sz w:val="20"/>
          <w:lang w:val="en-SG"/>
        </w:rPr>
        <w:t>while</w:t>
      </w:r>
      <w:r w:rsidRPr="00951D10">
        <w:rPr>
          <w:bCs/>
          <w:color w:val="000000"/>
          <w:sz w:val="20"/>
          <w:lang w:val="en-SG"/>
        </w:rPr>
        <w:t xml:space="preserve"> creat</w:t>
      </w:r>
      <w:r w:rsidR="00D22CCE">
        <w:rPr>
          <w:bCs/>
          <w:color w:val="000000"/>
          <w:sz w:val="20"/>
          <w:lang w:val="en-SG"/>
        </w:rPr>
        <w:t>ing</w:t>
      </w:r>
      <w:r w:rsidRPr="00951D10">
        <w:rPr>
          <w:bCs/>
          <w:color w:val="000000"/>
          <w:sz w:val="20"/>
          <w:lang w:val="en-SG"/>
        </w:rPr>
        <w:t xml:space="preserve"> sustainable </w:t>
      </w:r>
      <w:r w:rsidR="00D22CCE">
        <w:rPr>
          <w:bCs/>
          <w:color w:val="000000"/>
          <w:sz w:val="20"/>
          <w:lang w:val="en-SG"/>
        </w:rPr>
        <w:t xml:space="preserve">an </w:t>
      </w:r>
      <w:r w:rsidRPr="00951D10">
        <w:rPr>
          <w:bCs/>
          <w:color w:val="000000"/>
          <w:sz w:val="20"/>
          <w:lang w:val="en-SG"/>
        </w:rPr>
        <w:t>impact</w:t>
      </w:r>
      <w:r w:rsidR="00D22CCE">
        <w:rPr>
          <w:bCs/>
          <w:color w:val="000000"/>
          <w:sz w:val="20"/>
          <w:lang w:val="en-SG"/>
        </w:rPr>
        <w:t xml:space="preserve"> and building resiliency in the community</w:t>
      </w:r>
      <w:r w:rsidR="0088133A">
        <w:rPr>
          <w:bCs/>
          <w:color w:val="000000"/>
          <w:sz w:val="20"/>
          <w:lang w:val="en-SG"/>
        </w:rPr>
        <w:t xml:space="preserve"> - the</w:t>
      </w:r>
      <w:r w:rsidRPr="00951D10">
        <w:rPr>
          <w:bCs/>
          <w:color w:val="000000"/>
          <w:sz w:val="20"/>
          <w:lang w:val="en-SG"/>
        </w:rPr>
        <w:t xml:space="preserve"> product needed to be a part of a larger ecosystem of support services. </w:t>
      </w:r>
      <w:r w:rsidR="0088133A">
        <w:rPr>
          <w:bCs/>
          <w:color w:val="000000"/>
          <w:sz w:val="20"/>
          <w:lang w:val="en-SG"/>
        </w:rPr>
        <w:t>They observed that many end users</w:t>
      </w:r>
      <w:r w:rsidRPr="00951D10">
        <w:rPr>
          <w:bCs/>
          <w:color w:val="000000"/>
          <w:sz w:val="20"/>
          <w:lang w:val="en-SG"/>
        </w:rPr>
        <w:t xml:space="preserve"> questions, complaints, and </w:t>
      </w:r>
      <w:r w:rsidR="0088133A">
        <w:rPr>
          <w:bCs/>
          <w:color w:val="000000"/>
          <w:sz w:val="20"/>
          <w:lang w:val="en-SG"/>
        </w:rPr>
        <w:t>repairs of</w:t>
      </w:r>
      <w:r w:rsidRPr="00951D10">
        <w:rPr>
          <w:bCs/>
          <w:color w:val="000000"/>
          <w:sz w:val="20"/>
          <w:lang w:val="en-SG"/>
        </w:rPr>
        <w:t xml:space="preserve"> the equipment could be solved </w:t>
      </w:r>
      <w:r w:rsidR="0088133A">
        <w:rPr>
          <w:bCs/>
          <w:color w:val="000000"/>
          <w:sz w:val="20"/>
          <w:lang w:val="en-SG"/>
        </w:rPr>
        <w:t>at the source</w:t>
      </w:r>
      <w:r w:rsidRPr="00951D10">
        <w:rPr>
          <w:bCs/>
          <w:color w:val="000000"/>
          <w:sz w:val="20"/>
          <w:lang w:val="en-SG"/>
        </w:rPr>
        <w:t xml:space="preserve"> itself with some training</w:t>
      </w:r>
      <w:r w:rsidR="0088133A">
        <w:rPr>
          <w:bCs/>
          <w:color w:val="000000"/>
          <w:sz w:val="20"/>
          <w:lang w:val="en-SG"/>
        </w:rPr>
        <w:t xml:space="preserve"> and standardized protocols</w:t>
      </w:r>
      <w:r w:rsidRPr="00951D10">
        <w:rPr>
          <w:bCs/>
          <w:color w:val="000000"/>
          <w:sz w:val="20"/>
          <w:lang w:val="en-SG"/>
        </w:rPr>
        <w:t xml:space="preserve">. </w:t>
      </w:r>
      <w:r w:rsidR="0088133A">
        <w:rPr>
          <w:bCs/>
          <w:color w:val="000000"/>
          <w:sz w:val="20"/>
          <w:lang w:val="en-SG"/>
        </w:rPr>
        <w:t>They further realized that the</w:t>
      </w:r>
      <w:r w:rsidRPr="00951D10">
        <w:rPr>
          <w:bCs/>
          <w:color w:val="000000"/>
          <w:sz w:val="20"/>
          <w:lang w:val="en-SG"/>
        </w:rPr>
        <w:t xml:space="preserve"> enthusiasm of women to use the technologies needs to be </w:t>
      </w:r>
      <w:r w:rsidR="0088133A">
        <w:rPr>
          <w:bCs/>
          <w:color w:val="000000"/>
          <w:sz w:val="20"/>
          <w:lang w:val="en-SG"/>
        </w:rPr>
        <w:t>curated regularly</w:t>
      </w:r>
      <w:r w:rsidRPr="00951D10">
        <w:rPr>
          <w:bCs/>
          <w:color w:val="000000"/>
          <w:sz w:val="20"/>
          <w:lang w:val="en-SG"/>
        </w:rPr>
        <w:t xml:space="preserve"> with on-ground education and capacity buildin</w:t>
      </w:r>
      <w:r w:rsidR="0088133A">
        <w:rPr>
          <w:bCs/>
          <w:color w:val="000000"/>
          <w:sz w:val="20"/>
          <w:lang w:val="en-SG"/>
        </w:rPr>
        <w:t>g and local trust was essential to ensure that gender issues don’t prevent the accurate and consistent flow of feedback and suggestions.</w:t>
      </w:r>
    </w:p>
    <w:p w14:paraId="2F86314C" w14:textId="77777777" w:rsidR="00951D10" w:rsidRDefault="00E034FA" w:rsidP="00951D10">
      <w:pPr>
        <w:pBdr>
          <w:top w:val="nil"/>
          <w:left w:val="nil"/>
          <w:bottom w:val="nil"/>
          <w:right w:val="nil"/>
          <w:between w:val="nil"/>
        </w:pBdr>
        <w:spacing w:line="276" w:lineRule="auto"/>
        <w:rPr>
          <w:bCs/>
          <w:color w:val="000000"/>
          <w:sz w:val="20"/>
          <w:lang w:val="en-SG"/>
        </w:rPr>
      </w:pPr>
      <w:r>
        <w:rPr>
          <w:bCs/>
          <w:color w:val="000000"/>
          <w:sz w:val="20"/>
          <w:lang w:val="en-SG"/>
        </w:rPr>
        <w:t>The com</w:t>
      </w:r>
      <w:r w:rsidR="0088133A">
        <w:rPr>
          <w:bCs/>
          <w:color w:val="000000"/>
          <w:sz w:val="20"/>
          <w:lang w:val="en-SG"/>
        </w:rPr>
        <w:t>p</w:t>
      </w:r>
      <w:r>
        <w:rPr>
          <w:bCs/>
          <w:color w:val="000000"/>
          <w:sz w:val="20"/>
          <w:lang w:val="en-SG"/>
        </w:rPr>
        <w:t>a</w:t>
      </w:r>
      <w:r w:rsidR="0088133A">
        <w:rPr>
          <w:bCs/>
          <w:color w:val="000000"/>
          <w:sz w:val="20"/>
          <w:lang w:val="en-SG"/>
        </w:rPr>
        <w:t>ny</w:t>
      </w:r>
      <w:r w:rsidR="00951D10" w:rsidRPr="00951D10">
        <w:rPr>
          <w:bCs/>
          <w:color w:val="000000"/>
          <w:sz w:val="20"/>
          <w:lang w:val="en-SG"/>
        </w:rPr>
        <w:t xml:space="preserve"> saw this as an opportunity to create a more grassroots-driven agent network where </w:t>
      </w:r>
      <w:r w:rsidR="0088133A">
        <w:rPr>
          <w:bCs/>
          <w:color w:val="000000"/>
          <w:sz w:val="20"/>
          <w:lang w:val="en-SG"/>
        </w:rPr>
        <w:t>t</w:t>
      </w:r>
      <w:r w:rsidR="00951D10" w:rsidRPr="00951D10">
        <w:rPr>
          <w:bCs/>
          <w:color w:val="000000"/>
          <w:sz w:val="20"/>
          <w:lang w:val="en-SG"/>
        </w:rPr>
        <w:t>rain</w:t>
      </w:r>
      <w:r w:rsidR="0088133A">
        <w:rPr>
          <w:bCs/>
          <w:color w:val="000000"/>
          <w:sz w:val="20"/>
          <w:lang w:val="en-SG"/>
        </w:rPr>
        <w:t>ed</w:t>
      </w:r>
      <w:r>
        <w:rPr>
          <w:bCs/>
          <w:color w:val="000000"/>
          <w:sz w:val="20"/>
          <w:lang w:val="en-SG"/>
        </w:rPr>
        <w:t xml:space="preserve"> </w:t>
      </w:r>
      <w:r w:rsidR="0088133A">
        <w:rPr>
          <w:bCs/>
          <w:color w:val="000000"/>
          <w:sz w:val="20"/>
          <w:lang w:val="en-SG"/>
        </w:rPr>
        <w:t xml:space="preserve">local </w:t>
      </w:r>
      <w:r w:rsidR="00951D10" w:rsidRPr="00951D10">
        <w:rPr>
          <w:bCs/>
          <w:color w:val="000000"/>
          <w:sz w:val="20"/>
          <w:lang w:val="en-SG"/>
        </w:rPr>
        <w:t>members</w:t>
      </w:r>
      <w:r>
        <w:rPr>
          <w:bCs/>
          <w:color w:val="000000"/>
          <w:sz w:val="20"/>
          <w:lang w:val="en-SG"/>
        </w:rPr>
        <w:t xml:space="preserve"> </w:t>
      </w:r>
      <w:r w:rsidR="00951D10" w:rsidRPr="00951D10">
        <w:rPr>
          <w:bCs/>
          <w:color w:val="000000"/>
          <w:sz w:val="20"/>
          <w:lang w:val="en-SG"/>
        </w:rPr>
        <w:t>provide</w:t>
      </w:r>
      <w:r w:rsidR="0088133A">
        <w:rPr>
          <w:bCs/>
          <w:color w:val="000000"/>
          <w:sz w:val="20"/>
          <w:lang w:val="en-SG"/>
        </w:rPr>
        <w:t>d</w:t>
      </w:r>
      <w:r w:rsidR="00951D10" w:rsidRPr="00951D10">
        <w:rPr>
          <w:bCs/>
          <w:color w:val="000000"/>
          <w:sz w:val="20"/>
          <w:lang w:val="en-SG"/>
        </w:rPr>
        <w:t xml:space="preserve"> servicing, regular maintenance, and other after-sales support. </w:t>
      </w:r>
      <w:r w:rsidR="0088133A">
        <w:rPr>
          <w:bCs/>
          <w:color w:val="000000"/>
          <w:sz w:val="20"/>
          <w:lang w:val="en-SG"/>
        </w:rPr>
        <w:t xml:space="preserve">A secondary benefit of the model also see was that </w:t>
      </w:r>
      <w:r w:rsidR="00951D10" w:rsidRPr="00951D10">
        <w:rPr>
          <w:bCs/>
          <w:color w:val="000000"/>
          <w:sz w:val="20"/>
          <w:lang w:val="en-SG"/>
        </w:rPr>
        <w:t xml:space="preserve">the income-earning opportunities </w:t>
      </w:r>
      <w:r w:rsidR="0088133A">
        <w:rPr>
          <w:bCs/>
          <w:color w:val="000000"/>
          <w:sz w:val="20"/>
          <w:lang w:val="en-SG"/>
        </w:rPr>
        <w:t xml:space="preserve">for </w:t>
      </w:r>
      <w:r w:rsidR="00951D10" w:rsidRPr="00951D10">
        <w:rPr>
          <w:bCs/>
          <w:color w:val="000000"/>
          <w:sz w:val="20"/>
          <w:lang w:val="en-SG"/>
        </w:rPr>
        <w:t xml:space="preserve">the community members </w:t>
      </w:r>
      <w:r w:rsidR="0088133A">
        <w:rPr>
          <w:bCs/>
          <w:color w:val="000000"/>
          <w:sz w:val="20"/>
          <w:lang w:val="en-SG"/>
        </w:rPr>
        <w:t>further improved</w:t>
      </w:r>
      <w:r w:rsidR="00951D10" w:rsidRPr="00951D10">
        <w:rPr>
          <w:bCs/>
          <w:color w:val="000000"/>
          <w:sz w:val="20"/>
          <w:lang w:val="en-SG"/>
        </w:rPr>
        <w:t xml:space="preserve"> their quality of life</w:t>
      </w:r>
      <w:r w:rsidR="0088133A">
        <w:rPr>
          <w:bCs/>
          <w:color w:val="000000"/>
          <w:sz w:val="20"/>
          <w:lang w:val="en-SG"/>
        </w:rPr>
        <w:t xml:space="preserve"> and increased their willingness to engage with the company</w:t>
      </w:r>
      <w:r w:rsidR="00951D10" w:rsidRPr="00951D10">
        <w:rPr>
          <w:bCs/>
          <w:color w:val="000000"/>
          <w:sz w:val="20"/>
          <w:lang w:val="en-SG"/>
        </w:rPr>
        <w:t xml:space="preserve">. </w:t>
      </w:r>
      <w:r w:rsidR="0088133A">
        <w:rPr>
          <w:bCs/>
          <w:color w:val="000000"/>
          <w:sz w:val="20"/>
          <w:lang w:val="en-SG"/>
        </w:rPr>
        <w:t>Over time,</w:t>
      </w:r>
      <w:r w:rsidR="00951D10" w:rsidRPr="00951D10">
        <w:rPr>
          <w:bCs/>
          <w:color w:val="000000"/>
          <w:sz w:val="20"/>
          <w:lang w:val="en-SG"/>
        </w:rPr>
        <w:t xml:space="preserve"> the community agents have become the eyes and ears on the ground for </w:t>
      </w:r>
      <w:r w:rsidR="00951D10" w:rsidRPr="00951D10">
        <w:rPr>
          <w:bCs/>
          <w:color w:val="000000"/>
          <w:sz w:val="20"/>
          <w:lang w:val="en-SG"/>
        </w:rPr>
        <w:lastRenderedPageBreak/>
        <w:t xml:space="preserve">Resham Sutra and </w:t>
      </w:r>
      <w:r w:rsidR="0088133A">
        <w:rPr>
          <w:bCs/>
          <w:color w:val="000000"/>
          <w:sz w:val="20"/>
          <w:lang w:val="en-SG"/>
        </w:rPr>
        <w:t>help the company manage high</w:t>
      </w:r>
      <w:r w:rsidR="00951D10" w:rsidRPr="00951D10">
        <w:rPr>
          <w:bCs/>
          <w:color w:val="000000"/>
          <w:sz w:val="20"/>
          <w:lang w:val="en-SG"/>
        </w:rPr>
        <w:t xml:space="preserve"> quality control</w:t>
      </w:r>
      <w:r w:rsidR="0088133A">
        <w:rPr>
          <w:bCs/>
          <w:color w:val="000000"/>
          <w:sz w:val="20"/>
          <w:lang w:val="en-SG"/>
        </w:rPr>
        <w:t xml:space="preserve"> at the last mile reducing defects and issues further downstream in the value chain</w:t>
      </w:r>
      <w:r w:rsidR="00951D10" w:rsidRPr="00951D10">
        <w:rPr>
          <w:bCs/>
          <w:color w:val="000000"/>
          <w:sz w:val="20"/>
          <w:lang w:val="en-SG"/>
        </w:rPr>
        <w:t xml:space="preserve">. </w:t>
      </w:r>
      <w:r w:rsidR="0088133A">
        <w:rPr>
          <w:bCs/>
          <w:color w:val="000000"/>
          <w:sz w:val="20"/>
          <w:lang w:val="en-SG"/>
        </w:rPr>
        <w:t>P</w:t>
      </w:r>
      <w:r w:rsidR="00951D10" w:rsidRPr="00951D10">
        <w:rPr>
          <w:bCs/>
          <w:color w:val="000000"/>
          <w:sz w:val="20"/>
          <w:lang w:val="en-SG"/>
        </w:rPr>
        <w:t>ercolati</w:t>
      </w:r>
      <w:r w:rsidR="0088133A">
        <w:rPr>
          <w:bCs/>
          <w:color w:val="000000"/>
          <w:sz w:val="20"/>
          <w:lang w:val="en-SG"/>
        </w:rPr>
        <w:t xml:space="preserve">onof </w:t>
      </w:r>
      <w:r w:rsidR="00951D10" w:rsidRPr="00951D10">
        <w:rPr>
          <w:bCs/>
          <w:color w:val="000000"/>
          <w:sz w:val="20"/>
          <w:lang w:val="en-SG"/>
        </w:rPr>
        <w:t xml:space="preserve">information </w:t>
      </w:r>
      <w:r w:rsidR="0088133A">
        <w:rPr>
          <w:bCs/>
          <w:color w:val="000000"/>
          <w:sz w:val="20"/>
          <w:lang w:val="en-SG"/>
        </w:rPr>
        <w:t>has become easier</w:t>
      </w:r>
      <w:r w:rsidR="00951D10" w:rsidRPr="00951D10">
        <w:rPr>
          <w:bCs/>
          <w:color w:val="000000"/>
          <w:sz w:val="20"/>
          <w:lang w:val="en-SG"/>
        </w:rPr>
        <w:t xml:space="preserve"> from and within the community</w:t>
      </w:r>
      <w:r w:rsidR="0088133A">
        <w:rPr>
          <w:bCs/>
          <w:color w:val="000000"/>
          <w:sz w:val="20"/>
          <w:lang w:val="en-SG"/>
        </w:rPr>
        <w:t xml:space="preserve"> allowing the company to</w:t>
      </w:r>
      <w:r w:rsidR="00951D10" w:rsidRPr="00951D10">
        <w:rPr>
          <w:bCs/>
          <w:color w:val="000000"/>
          <w:sz w:val="20"/>
          <w:lang w:val="en-SG"/>
        </w:rPr>
        <w:t xml:space="preserve"> continuously iterate and develop innovations from the bottom up</w:t>
      </w:r>
      <w:r w:rsidR="0088133A">
        <w:rPr>
          <w:bCs/>
          <w:color w:val="000000"/>
          <w:sz w:val="20"/>
          <w:lang w:val="en-SG"/>
        </w:rPr>
        <w:t>.</w:t>
      </w:r>
    </w:p>
    <w:p w14:paraId="4A1DFA1D" w14:textId="77777777" w:rsidR="0088133A" w:rsidRPr="0088133A" w:rsidRDefault="001969C8" w:rsidP="0088133A">
      <w:pPr>
        <w:pBdr>
          <w:top w:val="nil"/>
          <w:left w:val="nil"/>
          <w:bottom w:val="nil"/>
          <w:right w:val="nil"/>
          <w:between w:val="nil"/>
        </w:pBdr>
        <w:spacing w:line="276" w:lineRule="auto"/>
        <w:rPr>
          <w:bCs/>
          <w:color w:val="000000"/>
          <w:sz w:val="20"/>
          <w:lang w:val="en-SG"/>
        </w:rPr>
      </w:pPr>
      <w:r>
        <w:rPr>
          <w:bCs/>
          <w:color w:val="000000"/>
          <w:sz w:val="20"/>
          <w:lang w:val="en-SG"/>
        </w:rPr>
        <w:t>The agent network</w:t>
      </w:r>
      <w:r w:rsidR="000979DE">
        <w:rPr>
          <w:bCs/>
          <w:color w:val="000000"/>
          <w:sz w:val="20"/>
          <w:lang w:val="en-SG"/>
        </w:rPr>
        <w:t xml:space="preserve"> process starts by identifying </w:t>
      </w:r>
      <w:r w:rsidR="005813B3">
        <w:rPr>
          <w:bCs/>
          <w:color w:val="000000"/>
          <w:sz w:val="20"/>
          <w:lang w:val="en-SG"/>
        </w:rPr>
        <w:t xml:space="preserve">groups of people from the community who </w:t>
      </w:r>
      <w:r w:rsidR="00C32A0E">
        <w:rPr>
          <w:bCs/>
          <w:color w:val="000000"/>
          <w:sz w:val="20"/>
          <w:lang w:val="en-SG"/>
        </w:rPr>
        <w:t>want</w:t>
      </w:r>
      <w:r w:rsidR="005813B3">
        <w:rPr>
          <w:bCs/>
          <w:color w:val="000000"/>
          <w:sz w:val="20"/>
          <w:lang w:val="en-SG"/>
        </w:rPr>
        <w:t xml:space="preserve"> to be part of this initiative. </w:t>
      </w:r>
      <w:r>
        <w:rPr>
          <w:bCs/>
          <w:color w:val="000000"/>
          <w:sz w:val="20"/>
          <w:lang w:val="en-SG"/>
        </w:rPr>
        <w:t xml:space="preserve">Resham Sutra does this in </w:t>
      </w:r>
      <w:r w:rsidR="0088133A">
        <w:rPr>
          <w:bCs/>
          <w:color w:val="000000"/>
          <w:sz w:val="20"/>
          <w:lang w:val="en-SG"/>
        </w:rPr>
        <w:t>two</w:t>
      </w:r>
      <w:r>
        <w:rPr>
          <w:bCs/>
          <w:color w:val="000000"/>
          <w:sz w:val="20"/>
          <w:lang w:val="en-SG"/>
        </w:rPr>
        <w:t xml:space="preserve"> ways</w:t>
      </w:r>
      <w:r w:rsidR="0088133A">
        <w:rPr>
          <w:bCs/>
          <w:color w:val="000000"/>
          <w:sz w:val="20"/>
          <w:lang w:val="en-SG"/>
        </w:rPr>
        <w:t xml:space="preserve">: 1) </w:t>
      </w:r>
      <w:r w:rsidR="0088133A" w:rsidRPr="0088133A">
        <w:rPr>
          <w:bCs/>
          <w:color w:val="000000"/>
          <w:sz w:val="20"/>
          <w:lang w:val="en-SG"/>
        </w:rPr>
        <w:t>B</w:t>
      </w:r>
      <w:r w:rsidR="00D75514" w:rsidRPr="0088133A">
        <w:rPr>
          <w:bCs/>
          <w:color w:val="000000"/>
          <w:sz w:val="20"/>
          <w:lang w:val="en-SG"/>
        </w:rPr>
        <w:t xml:space="preserve">y advertising amongst their customers who </w:t>
      </w:r>
      <w:r w:rsidRPr="0088133A">
        <w:rPr>
          <w:bCs/>
          <w:color w:val="000000"/>
          <w:sz w:val="20"/>
          <w:lang w:val="en-SG"/>
        </w:rPr>
        <w:t xml:space="preserve">help in spreading the word </w:t>
      </w:r>
      <w:r w:rsidR="00D75514" w:rsidRPr="0088133A">
        <w:rPr>
          <w:bCs/>
          <w:color w:val="000000"/>
          <w:sz w:val="20"/>
          <w:lang w:val="en-SG"/>
        </w:rPr>
        <w:t xml:space="preserve">and giving recommendations. </w:t>
      </w:r>
      <w:r w:rsidR="0088133A">
        <w:rPr>
          <w:bCs/>
          <w:color w:val="000000"/>
          <w:sz w:val="20"/>
          <w:lang w:val="en-SG"/>
        </w:rPr>
        <w:t xml:space="preserve">2) </w:t>
      </w:r>
      <w:r w:rsidR="0088133A" w:rsidRPr="0088133A">
        <w:rPr>
          <w:bCs/>
          <w:color w:val="000000"/>
          <w:sz w:val="20"/>
          <w:lang w:val="en-SG"/>
        </w:rPr>
        <w:t>Soliciting</w:t>
      </w:r>
      <w:r w:rsidR="00B90F7F" w:rsidRPr="0088133A">
        <w:rPr>
          <w:bCs/>
          <w:color w:val="000000"/>
          <w:sz w:val="20"/>
          <w:lang w:val="en-SG"/>
        </w:rPr>
        <w:t xml:space="preserve"> recommendations from existing agents and partner NGO’s, who have connections in the particular community. </w:t>
      </w:r>
    </w:p>
    <w:p w14:paraId="7B110BA4" w14:textId="77777777" w:rsidR="001A070F" w:rsidRDefault="00B90F7F" w:rsidP="002A2467">
      <w:pPr>
        <w:pBdr>
          <w:top w:val="nil"/>
          <w:left w:val="nil"/>
          <w:bottom w:val="nil"/>
          <w:right w:val="nil"/>
          <w:between w:val="nil"/>
        </w:pBdr>
        <w:spacing w:line="276" w:lineRule="auto"/>
        <w:rPr>
          <w:bCs/>
          <w:color w:val="000000"/>
          <w:sz w:val="20"/>
          <w:lang w:val="en-SG"/>
        </w:rPr>
      </w:pPr>
      <w:r w:rsidRPr="0088133A">
        <w:rPr>
          <w:bCs/>
          <w:color w:val="000000"/>
          <w:sz w:val="20"/>
          <w:lang w:val="en-SG"/>
        </w:rPr>
        <w:t xml:space="preserve">The typical profile of an agent </w:t>
      </w:r>
      <w:r w:rsidR="006B23E0" w:rsidRPr="0088133A">
        <w:rPr>
          <w:bCs/>
          <w:color w:val="000000"/>
          <w:sz w:val="20"/>
          <w:lang w:val="en-SG"/>
        </w:rPr>
        <w:t>is</w:t>
      </w:r>
      <w:r w:rsidRPr="0088133A">
        <w:rPr>
          <w:bCs/>
          <w:color w:val="000000"/>
          <w:sz w:val="20"/>
          <w:lang w:val="en-SG"/>
        </w:rPr>
        <w:t xml:space="preserve"> young men</w:t>
      </w:r>
      <w:r w:rsidR="0088133A">
        <w:rPr>
          <w:bCs/>
          <w:color w:val="000000"/>
          <w:sz w:val="20"/>
          <w:lang w:val="en-SG"/>
        </w:rPr>
        <w:t xml:space="preserve"> or women</w:t>
      </w:r>
      <w:r w:rsidRPr="0088133A">
        <w:rPr>
          <w:bCs/>
          <w:color w:val="000000"/>
          <w:sz w:val="20"/>
          <w:lang w:val="en-SG"/>
        </w:rPr>
        <w:t xml:space="preserve"> who have graduated from high school </w:t>
      </w:r>
      <w:r w:rsidR="0088133A">
        <w:rPr>
          <w:bCs/>
          <w:color w:val="000000"/>
          <w:sz w:val="20"/>
          <w:lang w:val="en-SG"/>
        </w:rPr>
        <w:t xml:space="preserve">and have </w:t>
      </w:r>
      <w:r w:rsidRPr="0088133A">
        <w:rPr>
          <w:bCs/>
          <w:color w:val="000000"/>
          <w:sz w:val="20"/>
          <w:lang w:val="en-SG"/>
        </w:rPr>
        <w:t>prior experience working with yarn or fabric</w:t>
      </w:r>
      <w:r w:rsidR="00F77501">
        <w:rPr>
          <w:bCs/>
          <w:color w:val="000000"/>
          <w:sz w:val="20"/>
          <w:lang w:val="en-SG"/>
        </w:rPr>
        <w:t xml:space="preserve"> (t</w:t>
      </w:r>
      <w:r w:rsidR="00F77501" w:rsidRPr="0088133A">
        <w:rPr>
          <w:bCs/>
          <w:color w:val="000000"/>
          <w:sz w:val="20"/>
          <w:lang w:val="en-SG"/>
        </w:rPr>
        <w:t>he majority so far belong to a weaver family, with their mother or sister being a producer</w:t>
      </w:r>
      <w:r w:rsidR="00F77501">
        <w:rPr>
          <w:bCs/>
          <w:color w:val="000000"/>
          <w:sz w:val="20"/>
          <w:lang w:val="en-SG"/>
        </w:rPr>
        <w:t>)</w:t>
      </w:r>
      <w:r w:rsidR="0088133A">
        <w:rPr>
          <w:bCs/>
          <w:color w:val="000000"/>
          <w:sz w:val="20"/>
          <w:lang w:val="en-SG"/>
        </w:rPr>
        <w:t xml:space="preserve">. </w:t>
      </w:r>
      <w:r w:rsidR="001A070F" w:rsidRPr="001A070F">
        <w:rPr>
          <w:bCs/>
          <w:color w:val="000000"/>
          <w:sz w:val="20"/>
          <w:lang w:val="en-SG"/>
        </w:rPr>
        <w:t>Once the agents are identified, they are provided a stipend to train</w:t>
      </w:r>
      <w:r w:rsidR="00F77501">
        <w:rPr>
          <w:bCs/>
          <w:color w:val="000000"/>
          <w:sz w:val="20"/>
          <w:lang w:val="en-SG"/>
        </w:rPr>
        <w:t xml:space="preserve"> for</w:t>
      </w:r>
      <w:r w:rsidR="001A070F" w:rsidRPr="001A070F">
        <w:rPr>
          <w:bCs/>
          <w:color w:val="000000"/>
          <w:sz w:val="20"/>
          <w:lang w:val="en-SG"/>
        </w:rPr>
        <w:t xml:space="preserve"> 3 weeks. The training modules are divided into technical</w:t>
      </w:r>
      <w:r w:rsidR="00F77501">
        <w:rPr>
          <w:bCs/>
          <w:color w:val="000000"/>
          <w:sz w:val="20"/>
          <w:lang w:val="en-SG"/>
        </w:rPr>
        <w:t xml:space="preserve"> trouble shooting</w:t>
      </w:r>
      <w:r w:rsidR="001A070F" w:rsidRPr="001A070F">
        <w:rPr>
          <w:bCs/>
          <w:color w:val="000000"/>
          <w:sz w:val="20"/>
          <w:lang w:val="en-SG"/>
        </w:rPr>
        <w:t>, customer service, sales and marketing, and soft skills</w:t>
      </w:r>
      <w:r w:rsidR="00F77501">
        <w:rPr>
          <w:bCs/>
          <w:color w:val="000000"/>
          <w:sz w:val="20"/>
          <w:lang w:val="en-SG"/>
        </w:rPr>
        <w:t xml:space="preserve"> and Resham Sutra tailors the program based on the background and the cultural sensitivities of the participants. On graduating the agents go back to their communities and engage regularly with the </w:t>
      </w:r>
      <w:r w:rsidR="001A070F" w:rsidRPr="001A070F">
        <w:rPr>
          <w:bCs/>
          <w:color w:val="000000"/>
          <w:sz w:val="20"/>
          <w:lang w:val="en-SG"/>
        </w:rPr>
        <w:t>women weavers</w:t>
      </w:r>
      <w:r w:rsidR="00F77501">
        <w:rPr>
          <w:bCs/>
          <w:color w:val="000000"/>
          <w:sz w:val="20"/>
          <w:lang w:val="en-SG"/>
        </w:rPr>
        <w:t xml:space="preserve">, visiting them at their </w:t>
      </w:r>
      <w:r w:rsidR="001A070F" w:rsidRPr="001A070F">
        <w:rPr>
          <w:bCs/>
          <w:color w:val="000000"/>
          <w:sz w:val="20"/>
          <w:lang w:val="en-SG"/>
        </w:rPr>
        <w:t xml:space="preserve">homes to provide them </w:t>
      </w:r>
      <w:r w:rsidR="00F77501">
        <w:rPr>
          <w:bCs/>
          <w:color w:val="000000"/>
          <w:sz w:val="20"/>
          <w:lang w:val="en-SG"/>
        </w:rPr>
        <w:t>the</w:t>
      </w:r>
      <w:r w:rsidR="001A070F" w:rsidRPr="001A070F">
        <w:rPr>
          <w:bCs/>
          <w:color w:val="000000"/>
          <w:sz w:val="20"/>
          <w:lang w:val="en-SG"/>
        </w:rPr>
        <w:t xml:space="preserve"> support services</w:t>
      </w:r>
      <w:r w:rsidR="00F77501">
        <w:rPr>
          <w:bCs/>
          <w:color w:val="000000"/>
          <w:sz w:val="20"/>
          <w:lang w:val="en-SG"/>
        </w:rPr>
        <w:t xml:space="preserve"> while also</w:t>
      </w:r>
      <w:r w:rsidR="001A070F" w:rsidRPr="001A070F">
        <w:rPr>
          <w:bCs/>
          <w:color w:val="000000"/>
          <w:sz w:val="20"/>
          <w:lang w:val="en-SG"/>
        </w:rPr>
        <w:t xml:space="preserve"> updat</w:t>
      </w:r>
      <w:r w:rsidR="00F77501">
        <w:rPr>
          <w:bCs/>
          <w:color w:val="000000"/>
          <w:sz w:val="20"/>
          <w:lang w:val="en-SG"/>
        </w:rPr>
        <w:t>ing</w:t>
      </w:r>
      <w:r w:rsidR="001A070F" w:rsidRPr="001A070F">
        <w:rPr>
          <w:bCs/>
          <w:color w:val="000000"/>
          <w:sz w:val="20"/>
          <w:lang w:val="en-SG"/>
        </w:rPr>
        <w:t xml:space="preserve"> them on </w:t>
      </w:r>
      <w:r w:rsidR="00F77501">
        <w:rPr>
          <w:bCs/>
          <w:color w:val="000000"/>
          <w:sz w:val="20"/>
          <w:lang w:val="en-SG"/>
        </w:rPr>
        <w:t xml:space="preserve">company data, </w:t>
      </w:r>
      <w:r w:rsidR="001A070F" w:rsidRPr="001A070F">
        <w:rPr>
          <w:bCs/>
          <w:color w:val="000000"/>
          <w:sz w:val="20"/>
          <w:lang w:val="en-SG"/>
        </w:rPr>
        <w:t xml:space="preserve">available government schemes and other relevant information. The agents are also always accessible to the women via a phone call. Till </w:t>
      </w:r>
      <w:r w:rsidR="00F77501">
        <w:rPr>
          <w:bCs/>
          <w:color w:val="000000"/>
          <w:sz w:val="20"/>
          <w:lang w:val="en-SG"/>
        </w:rPr>
        <w:t>date</w:t>
      </w:r>
      <w:r w:rsidR="001A070F" w:rsidRPr="001A070F">
        <w:rPr>
          <w:bCs/>
          <w:color w:val="000000"/>
          <w:sz w:val="20"/>
          <w:lang w:val="en-SG"/>
        </w:rPr>
        <w:t xml:space="preserve"> the company has created a network of over </w:t>
      </w:r>
      <w:r w:rsidR="005B169C">
        <w:rPr>
          <w:bCs/>
          <w:color w:val="000000"/>
          <w:sz w:val="20"/>
          <w:lang w:val="en-SG"/>
        </w:rPr>
        <w:t>4</w:t>
      </w:r>
      <w:r w:rsidR="001A070F" w:rsidRPr="001A070F">
        <w:rPr>
          <w:bCs/>
          <w:color w:val="000000"/>
          <w:sz w:val="20"/>
          <w:lang w:val="en-SG"/>
        </w:rPr>
        <w:t xml:space="preserve">5 agent networks spread across more than 15 villages in Jharkhand and Chhattisgarh. </w:t>
      </w:r>
    </w:p>
    <w:p w14:paraId="57F87C00" w14:textId="77777777" w:rsidR="001A070F" w:rsidRDefault="001A070F" w:rsidP="00A15A82">
      <w:pPr>
        <w:pBdr>
          <w:top w:val="nil"/>
          <w:left w:val="nil"/>
          <w:bottom w:val="nil"/>
          <w:right w:val="nil"/>
          <w:between w:val="nil"/>
        </w:pBdr>
        <w:spacing w:line="276" w:lineRule="auto"/>
        <w:rPr>
          <w:bCs/>
          <w:color w:val="000000"/>
          <w:sz w:val="20"/>
          <w:lang w:val="en-SG"/>
        </w:rPr>
      </w:pPr>
      <w:r w:rsidRPr="001A070F">
        <w:rPr>
          <w:bCs/>
          <w:color w:val="000000"/>
          <w:sz w:val="20"/>
          <w:lang w:val="en-SG"/>
        </w:rPr>
        <w:t xml:space="preserve">Leveraging the success of the Agent Networks, Resham Sutra has also started </w:t>
      </w:r>
      <w:r w:rsidR="005B169C">
        <w:rPr>
          <w:bCs/>
          <w:color w:val="000000"/>
          <w:sz w:val="20"/>
          <w:lang w:val="en-SG"/>
        </w:rPr>
        <w:t>an experiment</w:t>
      </w:r>
      <w:r w:rsidRPr="001A070F">
        <w:rPr>
          <w:bCs/>
          <w:color w:val="000000"/>
          <w:sz w:val="20"/>
          <w:lang w:val="en-SG"/>
        </w:rPr>
        <w:t xml:space="preserve"> with </w:t>
      </w:r>
      <w:r w:rsidR="005B169C">
        <w:rPr>
          <w:bCs/>
          <w:color w:val="000000"/>
          <w:sz w:val="20"/>
          <w:lang w:val="en-SG"/>
        </w:rPr>
        <w:t xml:space="preserve">a </w:t>
      </w:r>
      <w:r w:rsidRPr="001A070F">
        <w:rPr>
          <w:bCs/>
          <w:color w:val="000000"/>
          <w:sz w:val="20"/>
          <w:lang w:val="en-SG"/>
        </w:rPr>
        <w:t>Rural Experience Cent</w:t>
      </w:r>
      <w:r>
        <w:rPr>
          <w:bCs/>
          <w:color w:val="000000"/>
          <w:sz w:val="20"/>
          <w:lang w:val="en-SG"/>
        </w:rPr>
        <w:t>er</w:t>
      </w:r>
      <w:r w:rsidRPr="001A070F">
        <w:rPr>
          <w:bCs/>
          <w:color w:val="000000"/>
          <w:sz w:val="20"/>
          <w:lang w:val="en-SG"/>
        </w:rPr>
        <w:t>. These centers located in different villages</w:t>
      </w:r>
      <w:r w:rsidR="00F77501">
        <w:rPr>
          <w:bCs/>
          <w:color w:val="000000"/>
          <w:sz w:val="20"/>
          <w:lang w:val="en-SG"/>
        </w:rPr>
        <w:t>, act</w:t>
      </w:r>
      <w:r w:rsidRPr="001A070F">
        <w:rPr>
          <w:bCs/>
          <w:color w:val="000000"/>
          <w:sz w:val="20"/>
          <w:lang w:val="en-SG"/>
        </w:rPr>
        <w:t xml:space="preserve"> as hubs where users can come and get a first-hand experience of using the different machines and access services and training. Resham Sutra is using the experience centers to scale the agent network by shifting the roles of the agents to trainers who further disseminate the training to the newly identified agents. The organisation is also bringing in more women into the agent network by partnering with NGOs who work with women. </w:t>
      </w:r>
    </w:p>
    <w:p w14:paraId="72B9FBB7" w14:textId="77777777" w:rsidR="00AA17C7" w:rsidRPr="00ED4C4C" w:rsidRDefault="00AA17C7" w:rsidP="001D2006">
      <w:pPr>
        <w:pBdr>
          <w:top w:val="nil"/>
          <w:left w:val="nil"/>
          <w:bottom w:val="nil"/>
          <w:right w:val="nil"/>
          <w:between w:val="nil"/>
        </w:pBdr>
        <w:spacing w:line="276" w:lineRule="auto"/>
        <w:rPr>
          <w:color w:val="000000"/>
          <w:lang w:val="en-G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AA17C7" w:rsidRPr="00ED4C4C" w14:paraId="341F439F" w14:textId="77777777" w:rsidTr="001D3792">
        <w:tc>
          <w:tcPr>
            <w:tcW w:w="9016" w:type="dxa"/>
          </w:tcPr>
          <w:p w14:paraId="63FA9503" w14:textId="77777777" w:rsidR="00AA17C7" w:rsidRPr="00ED4C4C" w:rsidRDefault="00AA17C7" w:rsidP="001D3792">
            <w:pPr>
              <w:rPr>
                <w:color w:val="B3442F"/>
                <w:sz w:val="32"/>
                <w:szCs w:val="32"/>
                <w:lang w:val="en-GB"/>
              </w:rPr>
            </w:pPr>
            <w:r w:rsidRPr="00751174">
              <w:rPr>
                <w:color w:val="B3442F"/>
                <w:sz w:val="32"/>
                <w:szCs w:val="32"/>
                <w:lang w:val="en-GB"/>
              </w:rPr>
              <w:t>Spotlight on Beneficiaries (1,000 characters)</w:t>
            </w:r>
          </w:p>
          <w:p w14:paraId="1F3385E9" w14:textId="77777777" w:rsidR="00E14EFA" w:rsidRDefault="00F03705" w:rsidP="00BC056A">
            <w:pPr>
              <w:spacing w:after="0"/>
              <w:jc w:val="left"/>
              <w:rPr>
                <w:sz w:val="20"/>
                <w:szCs w:val="16"/>
                <w:lang w:val="en-GB"/>
              </w:rPr>
            </w:pPr>
            <w:r w:rsidRPr="00F03705">
              <w:rPr>
                <w:sz w:val="20"/>
                <w:szCs w:val="16"/>
                <w:lang w:val="en-GB"/>
              </w:rPr>
              <w:t xml:space="preserve">Resham Sutra is empowering rural women through opportunities of self-employment in reeling, spinning &amp; weaving in the </w:t>
            </w:r>
            <w:r w:rsidR="005B169C">
              <w:rPr>
                <w:sz w:val="20"/>
                <w:szCs w:val="16"/>
                <w:lang w:val="en-GB"/>
              </w:rPr>
              <w:t xml:space="preserve">Easten &amp; </w:t>
            </w:r>
            <w:r w:rsidRPr="00F03705">
              <w:rPr>
                <w:sz w:val="20"/>
                <w:szCs w:val="16"/>
                <w:lang w:val="en-GB"/>
              </w:rPr>
              <w:t xml:space="preserve">North-Eastern states of India, mainly </w:t>
            </w:r>
            <w:r w:rsidR="005B169C">
              <w:rPr>
                <w:sz w:val="20"/>
                <w:szCs w:val="16"/>
                <w:lang w:val="en-GB"/>
              </w:rPr>
              <w:t>Assam</w:t>
            </w:r>
            <w:r w:rsidRPr="00F03705">
              <w:rPr>
                <w:sz w:val="20"/>
                <w:szCs w:val="16"/>
                <w:lang w:val="en-GB"/>
              </w:rPr>
              <w:t xml:space="preserve">, Jharkhand, Bihar, Odisha, and Chhattisgarh. Assam as a state alone compromises of nearly 33% of the entire weaver population of India. Nearly 55% of weaver families live under the poverty line. Many of these workers also face hunger and other work-related health impacts such as anaemia, fading eyesight, and other skin and bone problems. As healthcare is not readily available or affordable, weaver families are heavily indebted. Further, around 62% of weavers are semi-literate or illiterate and the school dropout rate among girls in these families is high at 20%. </w:t>
            </w:r>
            <w:r w:rsidR="00911A63">
              <w:rPr>
                <w:rStyle w:val="FootnoteReference"/>
                <w:sz w:val="20"/>
                <w:szCs w:val="16"/>
              </w:rPr>
              <w:footnoteReference w:id="5"/>
            </w:r>
          </w:p>
          <w:p w14:paraId="16A4EBC0" w14:textId="77777777" w:rsidR="00E14EFA" w:rsidRDefault="00E14EFA" w:rsidP="00BC056A">
            <w:pPr>
              <w:spacing w:after="0"/>
              <w:jc w:val="left"/>
              <w:rPr>
                <w:sz w:val="20"/>
                <w:szCs w:val="16"/>
                <w:lang w:val="en-GB"/>
              </w:rPr>
            </w:pPr>
          </w:p>
          <w:p w14:paraId="4FF4EFC1" w14:textId="77777777" w:rsidR="001D3792" w:rsidRDefault="001D3792" w:rsidP="00BC056A">
            <w:pPr>
              <w:spacing w:after="0"/>
              <w:jc w:val="left"/>
              <w:rPr>
                <w:rFonts w:ascii="Verdana" w:hAnsi="Verdana"/>
                <w:color w:val="222222"/>
                <w:sz w:val="23"/>
                <w:szCs w:val="23"/>
                <w:shd w:val="clear" w:color="auto" w:fill="FFFFFF"/>
              </w:rPr>
            </w:pPr>
          </w:p>
          <w:p w14:paraId="029E9223" w14:textId="77777777" w:rsidR="00207FD6" w:rsidRPr="004B2A5E" w:rsidRDefault="00207FD6" w:rsidP="00207FD6">
            <w:pPr>
              <w:spacing w:line="276" w:lineRule="auto"/>
              <w:rPr>
                <w:sz w:val="20"/>
                <w:szCs w:val="16"/>
                <w:lang w:val="en-GB"/>
              </w:rPr>
            </w:pPr>
            <w:r w:rsidRPr="004B2A5E">
              <w:rPr>
                <w:sz w:val="20"/>
                <w:szCs w:val="16"/>
                <w:lang w:val="en-GB"/>
              </w:rPr>
              <w:t>Quotes from customers</w:t>
            </w:r>
            <w:commentRangeStart w:id="4"/>
            <w:r w:rsidRPr="004B2A5E">
              <w:rPr>
                <w:sz w:val="20"/>
                <w:szCs w:val="16"/>
                <w:lang w:val="en-GB"/>
              </w:rPr>
              <w:t xml:space="preserve">: </w:t>
            </w:r>
            <w:r w:rsidRPr="004B2A5E">
              <w:rPr>
                <w:sz w:val="20"/>
                <w:szCs w:val="16"/>
                <w:highlight w:val="yellow"/>
                <w:lang w:val="en-GB"/>
              </w:rPr>
              <w:t>&lt;get one targeted towards the agent network&gt;</w:t>
            </w:r>
            <w:commentRangeEnd w:id="4"/>
            <w:r w:rsidR="001D2006">
              <w:rPr>
                <w:rStyle w:val="CommentReference"/>
              </w:rPr>
              <w:commentReference w:id="4"/>
            </w:r>
          </w:p>
          <w:p w14:paraId="18590615" w14:textId="77777777" w:rsidR="00207FD6" w:rsidRPr="00357B2A" w:rsidRDefault="00207FD6" w:rsidP="00207FD6">
            <w:pPr>
              <w:spacing w:line="276" w:lineRule="auto"/>
              <w:rPr>
                <w:sz w:val="20"/>
                <w:szCs w:val="16"/>
                <w:lang w:val="en-GB"/>
              </w:rPr>
            </w:pPr>
            <w:r w:rsidRPr="00357B2A">
              <w:rPr>
                <w:sz w:val="20"/>
                <w:szCs w:val="16"/>
                <w:lang w:val="en-GB"/>
              </w:rPr>
              <w:t>Previously I had a lot of back pain from sitting on the floor thigh reeling. I had cuts to my hands and the skin on my thigh, my right leg was sore from the wooden spindle resting on it and my arm hurt from turning it. I feel so much better now I am able to use the Buniyaad [reeling machine]."</w:t>
            </w:r>
            <w:r w:rsidRPr="004B2A5E">
              <w:rPr>
                <w:sz w:val="20"/>
                <w:szCs w:val="16"/>
                <w:lang w:val="en-GB"/>
              </w:rPr>
              <w:t xml:space="preserve"> - </w:t>
            </w:r>
            <w:r w:rsidRPr="00357B2A">
              <w:rPr>
                <w:sz w:val="20"/>
                <w:szCs w:val="16"/>
                <w:lang w:val="en-GB"/>
              </w:rPr>
              <w:t>Gitanjeli Das, silk weaver, Fakirpur, Odisha.</w:t>
            </w:r>
            <w:r w:rsidRPr="00357B2A">
              <w:rPr>
                <w:sz w:val="20"/>
                <w:szCs w:val="16"/>
                <w:lang w:val="en-GB"/>
              </w:rPr>
              <w:footnoteReference w:id="6"/>
            </w:r>
          </w:p>
          <w:p w14:paraId="2A4B2468" w14:textId="77777777" w:rsidR="00357B2A" w:rsidRDefault="001D2006" w:rsidP="001D2006">
            <w:pPr>
              <w:spacing w:after="0"/>
              <w:jc w:val="left"/>
              <w:rPr>
                <w:sz w:val="20"/>
                <w:szCs w:val="16"/>
                <w:lang w:val="en-GB"/>
              </w:rPr>
            </w:pPr>
            <w:r>
              <w:rPr>
                <w:sz w:val="20"/>
                <w:szCs w:val="16"/>
                <w:lang w:val="en-GB"/>
              </w:rPr>
              <w:t xml:space="preserve">Quotes from agents: </w:t>
            </w:r>
            <w:commentRangeStart w:id="5"/>
            <w:r>
              <w:rPr>
                <w:sz w:val="20"/>
                <w:szCs w:val="16"/>
                <w:lang w:val="en-GB"/>
              </w:rPr>
              <w:t>&lt;</w:t>
            </w:r>
            <w:r w:rsidR="005A3C4B">
              <w:rPr>
                <w:sz w:val="20"/>
                <w:szCs w:val="16"/>
                <w:lang w:val="en-GB"/>
              </w:rPr>
              <w:t xml:space="preserve"> quote on the benefit of being in a network and Resham Sutra training &gt;</w:t>
            </w:r>
            <w:commentRangeEnd w:id="5"/>
            <w:r w:rsidR="005A3C4B">
              <w:rPr>
                <w:rStyle w:val="CommentReference"/>
              </w:rPr>
              <w:commentReference w:id="5"/>
            </w:r>
          </w:p>
          <w:p w14:paraId="1FC06CEB" w14:textId="77777777" w:rsidR="001D2006" w:rsidRPr="00357B2A" w:rsidRDefault="001D2006" w:rsidP="001D2006">
            <w:pPr>
              <w:spacing w:after="0"/>
              <w:jc w:val="left"/>
              <w:rPr>
                <w:lang w:val="en-GB"/>
              </w:rPr>
            </w:pPr>
          </w:p>
        </w:tc>
      </w:tr>
    </w:tbl>
    <w:p w14:paraId="2E71F2D8" w14:textId="77777777" w:rsidR="00AA17C7" w:rsidRPr="00ED4C4C" w:rsidRDefault="00AA17C7" w:rsidP="00AA17C7">
      <w:pPr>
        <w:pBdr>
          <w:top w:val="nil"/>
          <w:left w:val="nil"/>
          <w:bottom w:val="nil"/>
          <w:right w:val="nil"/>
          <w:between w:val="nil"/>
        </w:pBdr>
        <w:rPr>
          <w:color w:val="000000"/>
          <w:lang w:val="en-GB"/>
        </w:rPr>
      </w:pPr>
    </w:p>
    <w:p w14:paraId="647E1844" w14:textId="77777777" w:rsidR="00652E34" w:rsidRDefault="00652E34" w:rsidP="00AA17C7">
      <w:pPr>
        <w:rPr>
          <w:color w:val="B3442F"/>
          <w:sz w:val="32"/>
          <w:szCs w:val="32"/>
          <w:lang w:val="en-GB"/>
        </w:rPr>
      </w:pPr>
      <w:bookmarkStart w:id="6" w:name="_heading=h.30j0zll" w:colFirst="0" w:colLast="0"/>
      <w:bookmarkEnd w:id="6"/>
    </w:p>
    <w:p w14:paraId="5475D3B3" w14:textId="77777777" w:rsidR="00652E34" w:rsidRDefault="00652E34" w:rsidP="00AA17C7">
      <w:pPr>
        <w:rPr>
          <w:color w:val="B3442F"/>
          <w:sz w:val="32"/>
          <w:szCs w:val="32"/>
          <w:lang w:val="en-GB"/>
        </w:rPr>
      </w:pPr>
    </w:p>
    <w:p w14:paraId="4747628D" w14:textId="77777777" w:rsidR="00652E34" w:rsidRDefault="00652E34" w:rsidP="00AA17C7">
      <w:pPr>
        <w:rPr>
          <w:color w:val="B3442F"/>
          <w:sz w:val="32"/>
          <w:szCs w:val="32"/>
          <w:lang w:val="en-GB"/>
        </w:rPr>
      </w:pPr>
    </w:p>
    <w:p w14:paraId="189CA3FA" w14:textId="77777777" w:rsidR="00652E34" w:rsidRDefault="00652E34" w:rsidP="00AA17C7">
      <w:pPr>
        <w:rPr>
          <w:color w:val="B3442F"/>
          <w:sz w:val="32"/>
          <w:szCs w:val="32"/>
          <w:lang w:val="en-GB"/>
        </w:rPr>
      </w:pPr>
    </w:p>
    <w:p w14:paraId="4C4B5EC0" w14:textId="77777777" w:rsidR="00652E34" w:rsidRDefault="00652E34" w:rsidP="00AA17C7">
      <w:pPr>
        <w:rPr>
          <w:color w:val="B3442F"/>
          <w:sz w:val="32"/>
          <w:szCs w:val="32"/>
          <w:lang w:val="en-GB"/>
        </w:rPr>
      </w:pPr>
    </w:p>
    <w:p w14:paraId="027EB6AF" w14:textId="77777777" w:rsidR="00AA17C7" w:rsidRPr="00ED4C4C" w:rsidRDefault="00AA17C7" w:rsidP="00AA17C7">
      <w:pPr>
        <w:rPr>
          <w:color w:val="B3442F"/>
          <w:sz w:val="32"/>
          <w:szCs w:val="32"/>
          <w:lang w:val="en-GB"/>
        </w:rPr>
      </w:pPr>
      <w:commentRangeStart w:id="7"/>
      <w:r w:rsidRPr="00ED4C4C">
        <w:rPr>
          <w:color w:val="B3442F"/>
          <w:sz w:val="32"/>
          <w:szCs w:val="32"/>
          <w:lang w:val="en-GB"/>
        </w:rPr>
        <w:t>Visualization of Business Model Innovation</w:t>
      </w:r>
      <w:commentRangeEnd w:id="7"/>
      <w:r w:rsidR="00652E34">
        <w:rPr>
          <w:rStyle w:val="CommentReference"/>
        </w:rPr>
        <w:commentReference w:id="7"/>
      </w:r>
    </w:p>
    <w:p w14:paraId="5232FD43" w14:textId="7FE86D66" w:rsidR="00652E34" w:rsidRDefault="002D0BA3" w:rsidP="00AA17C7">
      <w:pPr>
        <w:pBdr>
          <w:top w:val="nil"/>
          <w:left w:val="nil"/>
          <w:bottom w:val="nil"/>
          <w:right w:val="nil"/>
          <w:between w:val="nil"/>
        </w:pBdr>
        <w:spacing w:line="276" w:lineRule="auto"/>
        <w:rPr>
          <w:color w:val="000000"/>
          <w:sz w:val="20"/>
          <w:lang w:val="en-GB"/>
        </w:rPr>
      </w:pPr>
      <w:r>
        <w:rPr>
          <w:b/>
          <w:noProof/>
          <w:color w:val="000000"/>
          <w:lang w:val="en-GB"/>
        </w:rPr>
        <mc:AlternateContent>
          <mc:Choice Requires="wps">
            <w:drawing>
              <wp:anchor distT="0" distB="0" distL="114300" distR="114300" simplePos="0" relativeHeight="251682816" behindDoc="0" locked="0" layoutInCell="1" allowOverlap="1" wp14:anchorId="6DA4DC2D" wp14:editId="45022F96">
                <wp:simplePos x="0" y="0"/>
                <wp:positionH relativeFrom="column">
                  <wp:posOffset>14605</wp:posOffset>
                </wp:positionH>
                <wp:positionV relativeFrom="paragraph">
                  <wp:posOffset>170180</wp:posOffset>
                </wp:positionV>
                <wp:extent cx="2407920" cy="312420"/>
                <wp:effectExtent l="0" t="0" r="0" b="0"/>
                <wp:wrapNone/>
                <wp:docPr id="19"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7920" cy="312420"/>
                        </a:xfrm>
                        <a:prstGeom prst="rect">
                          <a:avLst/>
                        </a:prstGeom>
                        <a:solidFill>
                          <a:schemeClr val="lt1"/>
                        </a:solidFill>
                        <a:ln w="6350">
                          <a:noFill/>
                        </a:ln>
                      </wps:spPr>
                      <wps:txbx>
                        <w:txbxContent>
                          <w:p w14:paraId="33D5D147" w14:textId="77777777" w:rsidR="00405EEF" w:rsidRPr="00652E34" w:rsidRDefault="00405EEF" w:rsidP="00405EEF">
                            <w:pPr>
                              <w:jc w:val="center"/>
                              <w:rPr>
                                <w:color w:val="ED7D31" w:themeColor="accent2"/>
                                <w:sz w:val="24"/>
                                <w:szCs w:val="24"/>
                              </w:rPr>
                            </w:pPr>
                            <w:r w:rsidRPr="00652E34">
                              <w:rPr>
                                <w:color w:val="ED7D31" w:themeColor="accent2"/>
                                <w:sz w:val="24"/>
                                <w:szCs w:val="24"/>
                              </w:rPr>
                              <w:t>End-to-end ‘Farm to Fabric’ ecosystem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A4DC2D" id="_x0000_t202" coordsize="21600,21600" o:spt="202" path="m,l,21600r21600,l21600,xe">
                <v:stroke joinstyle="miter"/>
                <v:path gradientshapeok="t" o:connecttype="rect"/>
              </v:shapetype>
              <v:shape id="Text Box 42" o:spid="_x0000_s1026" type="#_x0000_t202" style="position:absolute;left:0;text-align:left;margin-left:1.15pt;margin-top:13.4pt;width:189.6pt;height:24.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" fillcolor="white [3201]" stroked="f" strokeweight=".5pt">
                <v:textbox>
                  <w:txbxContent>
                    <w:p w14:paraId="33D5D147" w14:textId="77777777" w:rsidR="00405EEF" w:rsidRPr="00652E34" w:rsidRDefault="00405EEF" w:rsidP="00405EEF">
                      <w:pPr>
                        <w:jc w:val="center"/>
                        <w:rPr>
                          <w:color w:val="ED7D31" w:themeColor="accent2"/>
                          <w:sz w:val="24"/>
                          <w:szCs w:val="24"/>
                        </w:rPr>
                      </w:pPr>
                      <w:r w:rsidRPr="00652E34">
                        <w:rPr>
                          <w:color w:val="ED7D31" w:themeColor="accent2"/>
                          <w:sz w:val="24"/>
                          <w:szCs w:val="24"/>
                        </w:rPr>
                        <w:t>End-to-end ‘Farm to Fabric’ ecosystem</w:t>
                      </w:r>
                    </w:p>
                  </w:txbxContent>
                </v:textbox>
              </v:shape>
            </w:pict>
          </mc:Fallback>
        </mc:AlternateContent>
      </w:r>
    </w:p>
    <w:p w14:paraId="092ADB32" w14:textId="77777777" w:rsidR="00652E34" w:rsidRPr="00ED4C4C" w:rsidRDefault="00652E34" w:rsidP="00AA17C7">
      <w:pPr>
        <w:pBdr>
          <w:top w:val="nil"/>
          <w:left w:val="nil"/>
          <w:bottom w:val="nil"/>
          <w:right w:val="nil"/>
          <w:between w:val="nil"/>
        </w:pBdr>
        <w:spacing w:line="276" w:lineRule="auto"/>
        <w:rPr>
          <w:color w:val="000000"/>
          <w:sz w:val="20"/>
          <w:lang w:val="en-GB"/>
        </w:rPr>
      </w:pPr>
    </w:p>
    <w:p w14:paraId="4C27CE34" w14:textId="4EB176BF" w:rsidR="00AA17C7" w:rsidRPr="00ED4C4C" w:rsidRDefault="002D0BA3" w:rsidP="00AA17C7">
      <w:pPr>
        <w:pBdr>
          <w:top w:val="nil"/>
          <w:left w:val="nil"/>
          <w:bottom w:val="nil"/>
          <w:right w:val="nil"/>
          <w:between w:val="nil"/>
        </w:pBdr>
        <w:ind w:left="777"/>
        <w:jc w:val="left"/>
        <w:rPr>
          <w:color w:val="000000"/>
          <w:sz w:val="20"/>
          <w:lang w:val="en-GB"/>
        </w:rPr>
      </w:pPr>
      <w:r>
        <w:rPr>
          <w:b/>
          <w:noProof/>
          <w:color w:val="000000"/>
          <w:lang w:val="en-GB"/>
        </w:rPr>
        <mc:AlternateContent>
          <mc:Choice Requires="wps">
            <w:drawing>
              <wp:anchor distT="0" distB="0" distL="114300" distR="114300" simplePos="0" relativeHeight="251659264" behindDoc="0" locked="0" layoutInCell="1" allowOverlap="1" wp14:anchorId="689F998A" wp14:editId="23A6BD1B">
                <wp:simplePos x="0" y="0"/>
                <wp:positionH relativeFrom="column">
                  <wp:posOffset>2131060</wp:posOffset>
                </wp:positionH>
                <wp:positionV relativeFrom="paragraph">
                  <wp:posOffset>186690</wp:posOffset>
                </wp:positionV>
                <wp:extent cx="1932305" cy="358140"/>
                <wp:effectExtent l="0" t="0" r="0" b="3810"/>
                <wp:wrapNone/>
                <wp:docPr id="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2305" cy="358140"/>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27D484" w14:textId="77777777" w:rsidR="00546812" w:rsidRPr="00652E34" w:rsidRDefault="00546812" w:rsidP="00546812">
                            <w:pPr>
                              <w:jc w:val="center"/>
                              <w:rPr>
                                <w:b/>
                                <w:bCs/>
                                <w:color w:val="FFFFFF" w:themeColor="background1"/>
                              </w:rPr>
                            </w:pPr>
                            <w:r w:rsidRPr="00652E34">
                              <w:rPr>
                                <w:b/>
                                <w:bCs/>
                                <w:color w:val="FFFFFF" w:themeColor="background1"/>
                              </w:rPr>
                              <w:t>Resham Sutra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89F998A" id="Rectangle 40" o:spid="_x0000_s1027" style="position:absolute;left:0;text-align:left;margin-left:167.8pt;margin-top:14.7pt;width:152.15pt;height: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" fillcolor="#ed7d31 [3205]" strokecolor="#ed7d31 [3205]" strokeweight="1pt">
                <v:path arrowok="t"/>
                <v:textbox>
                  <w:txbxContent>
                    <w:p w14:paraId="6A27D484" w14:textId="77777777" w:rsidR="00546812" w:rsidRPr="00652E34" w:rsidRDefault="00546812" w:rsidP="00546812">
                      <w:pPr>
                        <w:jc w:val="center"/>
                        <w:rPr>
                          <w:b/>
                          <w:bCs/>
                          <w:color w:val="FFFFFF" w:themeColor="background1"/>
                        </w:rPr>
                      </w:pPr>
                      <w:r w:rsidRPr="00652E34">
                        <w:rPr>
                          <w:b/>
                          <w:bCs/>
                          <w:color w:val="FFFFFF" w:themeColor="background1"/>
                        </w:rPr>
                        <w:t>Resham Sutra</w:t>
                      </w:r>
                    </w:p>
                  </w:txbxContent>
                </v:textbox>
              </v:rect>
            </w:pict>
          </mc:Fallback>
        </mc:AlternateContent>
      </w:r>
    </w:p>
    <w:p w14:paraId="2E1E6DD8" w14:textId="7C803AB8" w:rsidR="00AA17C7" w:rsidRPr="00ED4C4C" w:rsidRDefault="002D0BA3" w:rsidP="00AA17C7">
      <w:pPr>
        <w:rPr>
          <w:b/>
          <w:color w:val="000000"/>
          <w:lang w:val="en-GB"/>
        </w:rPr>
      </w:pPr>
      <w:r>
        <w:rPr>
          <w:b/>
          <w:noProof/>
          <w:color w:val="000000"/>
          <w:lang w:val="en-GB"/>
        </w:rPr>
        <mc:AlternateContent>
          <mc:Choice Requires="wps">
            <w:drawing>
              <wp:anchor distT="0" distB="0" distL="114300" distR="114300" simplePos="0" relativeHeight="251696128" behindDoc="0" locked="0" layoutInCell="1" allowOverlap="1" wp14:anchorId="4DD23240" wp14:editId="2A3CE093">
                <wp:simplePos x="0" y="0"/>
                <wp:positionH relativeFrom="column">
                  <wp:posOffset>4068445</wp:posOffset>
                </wp:positionH>
                <wp:positionV relativeFrom="paragraph">
                  <wp:posOffset>107950</wp:posOffset>
                </wp:positionV>
                <wp:extent cx="1767840" cy="1188720"/>
                <wp:effectExtent l="0" t="0" r="60960" b="30480"/>
                <wp:wrapNone/>
                <wp:docPr id="26" name="Connector: Elbow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67840" cy="1188720"/>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505771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8" o:spid="_x0000_s1026" type="#_x0000_t34" style="position:absolute;margin-left:320.35pt;margin-top:8.5pt;width:139.2pt;height:9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" adj="21600" strokecolor="black [3200]" strokeweight=".5pt">
                <v:stroke endarrow="block"/>
                <o:lock v:ext="edit" shapetype="f"/>
              </v:shape>
            </w:pict>
          </mc:Fallback>
        </mc:AlternateContent>
      </w:r>
      <w:r>
        <w:rPr>
          <w:b/>
          <w:noProof/>
          <w:color w:val="000000"/>
          <w:lang w:val="en-GB"/>
        </w:rPr>
        <mc:AlternateContent>
          <mc:Choice Requires="wps">
            <w:drawing>
              <wp:anchor distT="0" distB="0" distL="114300" distR="114300" simplePos="0" relativeHeight="251683840" behindDoc="0" locked="0" layoutInCell="1" allowOverlap="1" wp14:anchorId="13DEA967" wp14:editId="0AFCACCA">
                <wp:simplePos x="0" y="0"/>
                <wp:positionH relativeFrom="column">
                  <wp:posOffset>1965325</wp:posOffset>
                </wp:positionH>
                <wp:positionV relativeFrom="paragraph">
                  <wp:posOffset>222250</wp:posOffset>
                </wp:positionV>
                <wp:extent cx="125730" cy="2461260"/>
                <wp:effectExtent l="323850" t="0" r="7620" b="72390"/>
                <wp:wrapNone/>
                <wp:docPr id="5" name="Connector: Elbow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5730" cy="2461260"/>
                        </a:xfrm>
                        <a:prstGeom prst="bentConnector3">
                          <a:avLst>
                            <a:gd name="adj1" fmla="val 34405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9788DA" id="Connector: Elbow 36" o:spid="_x0000_s1026" type="#_x0000_t34" style="position:absolute;margin-left:154.75pt;margin-top:17.5pt;width:9.9pt;height:193.8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" adj="74316" strokecolor="black [3200]" strokeweight=".5pt">
                <v:stroke endarrow="block"/>
                <o:lock v:ext="edit" shapetype="f"/>
              </v:shape>
            </w:pict>
          </mc:Fallback>
        </mc:AlternateContent>
      </w:r>
      <w:r>
        <w:rPr>
          <w:b/>
          <w:noProof/>
          <w:color w:val="000000"/>
          <w:lang w:val="en-GB"/>
        </w:rPr>
        <mc:AlternateContent>
          <mc:Choice Requires="wps">
            <w:drawing>
              <wp:anchor distT="0" distB="0" distL="114300" distR="114300" simplePos="0" relativeHeight="251693056" behindDoc="0" locked="0" layoutInCell="1" allowOverlap="1" wp14:anchorId="60159A53" wp14:editId="35068398">
                <wp:simplePos x="0" y="0"/>
                <wp:positionH relativeFrom="column">
                  <wp:posOffset>2003425</wp:posOffset>
                </wp:positionH>
                <wp:positionV relativeFrom="paragraph">
                  <wp:posOffset>107950</wp:posOffset>
                </wp:positionV>
                <wp:extent cx="87630" cy="2750820"/>
                <wp:effectExtent l="1295400" t="76200" r="0" b="11430"/>
                <wp:wrapNone/>
                <wp:docPr id="24" name="Connector: Elbow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7630" cy="2750820"/>
                        </a:xfrm>
                        <a:prstGeom prst="bentConnector3">
                          <a:avLst>
                            <a:gd name="adj1" fmla="val -146304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9FFAB7" id="Connector: Elbow 34" o:spid="_x0000_s1026" type="#_x0000_t34" style="position:absolute;margin-left:157.75pt;margin-top:8.5pt;width:6.9pt;height:216.6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" adj="-316017" strokecolor="black [3200]" strokeweight=".5pt">
                <v:stroke endarrow="block"/>
                <o:lock v:ext="edit" shapetype="f"/>
              </v:shape>
            </w:pict>
          </mc:Fallback>
        </mc:AlternateContent>
      </w:r>
    </w:p>
    <w:p w14:paraId="6068BFD9" w14:textId="02AC41AF" w:rsidR="00AA17C7" w:rsidRDefault="002D0BA3" w:rsidP="00AA17C7">
      <w:pPr>
        <w:pBdr>
          <w:top w:val="nil"/>
          <w:left w:val="nil"/>
          <w:bottom w:val="nil"/>
          <w:right w:val="nil"/>
          <w:between w:val="nil"/>
        </w:pBdr>
        <w:rPr>
          <w:b/>
          <w:color w:val="000000"/>
          <w:sz w:val="20"/>
          <w:szCs w:val="16"/>
          <w:lang w:val="en-GB"/>
        </w:rPr>
      </w:pPr>
      <w:r>
        <w:rPr>
          <w:b/>
          <w:noProof/>
          <w:color w:val="000000"/>
          <w:lang w:val="en-GB"/>
        </w:rPr>
        <mc:AlternateContent>
          <mc:Choice Requires="wps">
            <w:drawing>
              <wp:anchor distT="0" distB="0" distL="114300" distR="114300" simplePos="0" relativeHeight="251686912" behindDoc="0" locked="0" layoutInCell="1" allowOverlap="1" wp14:anchorId="37CE4E0D" wp14:editId="3B8F473A">
                <wp:simplePos x="0" y="0"/>
                <wp:positionH relativeFrom="column">
                  <wp:posOffset>4068445</wp:posOffset>
                </wp:positionH>
                <wp:positionV relativeFrom="paragraph">
                  <wp:posOffset>24130</wp:posOffset>
                </wp:positionV>
                <wp:extent cx="99060" cy="1219200"/>
                <wp:effectExtent l="38100" t="76200" r="662940" b="0"/>
                <wp:wrapNone/>
                <wp:docPr id="20" name="Connector: Elbow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9060" cy="1219200"/>
                        </a:xfrm>
                        <a:prstGeom prst="bentConnector3">
                          <a:avLst>
                            <a:gd name="adj1" fmla="val -6517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E9B28" id="Connector: Elbow 32" o:spid="_x0000_s1026" type="#_x0000_t34" style="position:absolute;margin-left:320.35pt;margin-top:1.9pt;width:7.8pt;height:96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" adj="-140788" strokecolor="black [3200]" strokeweight=".5pt">
                <v:stroke endarrow="block"/>
                <o:lock v:ext="edit" shapetype="f"/>
              </v:shape>
            </w:pict>
          </mc:Fallback>
        </mc:AlternateContent>
      </w:r>
      <w:r>
        <w:rPr>
          <w:b/>
          <w:noProof/>
          <w:color w:val="000000"/>
          <w:lang w:val="en-GB"/>
        </w:rPr>
        <mc:AlternateContent>
          <mc:Choice Requires="wps">
            <w:drawing>
              <wp:anchor distT="0" distB="0" distL="114300" distR="114300" simplePos="0" relativeHeight="251691008" behindDoc="0" locked="0" layoutInCell="1" allowOverlap="1" wp14:anchorId="009511C8" wp14:editId="20611E5B">
                <wp:simplePos x="0" y="0"/>
                <wp:positionH relativeFrom="column">
                  <wp:posOffset>4479925</wp:posOffset>
                </wp:positionH>
                <wp:positionV relativeFrom="paragraph">
                  <wp:posOffset>85090</wp:posOffset>
                </wp:positionV>
                <wp:extent cx="830580" cy="243840"/>
                <wp:effectExtent l="0" t="0" r="0" b="0"/>
                <wp:wrapNone/>
                <wp:docPr id="2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243840"/>
                        </a:xfrm>
                        <a:prstGeom prst="rect">
                          <a:avLst/>
                        </a:prstGeom>
                        <a:solidFill>
                          <a:schemeClr val="lt1"/>
                        </a:solidFill>
                        <a:ln w="6350">
                          <a:noFill/>
                        </a:ln>
                      </wps:spPr>
                      <wps:txbx>
                        <w:txbxContent>
                          <w:p w14:paraId="3E0AE802" w14:textId="77777777" w:rsidR="00652E34" w:rsidRPr="00C456F9" w:rsidRDefault="00652E34" w:rsidP="00652E34">
                            <w:pPr>
                              <w:jc w:val="left"/>
                              <w:rPr>
                                <w:sz w:val="20"/>
                              </w:rPr>
                            </w:pPr>
                            <w:r w:rsidRPr="00C456F9">
                              <w:rPr>
                                <w:sz w:val="20"/>
                              </w:rPr>
                              <w:t>Market 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511C8" id="Text Box 30" o:spid="_x0000_s1028" type="#_x0000_t202" style="position:absolute;left:0;text-align:left;margin-left:352.75pt;margin-top:6.7pt;width:65.4pt;height:19.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" fillcolor="white [3201]" stroked="f" strokeweight=".5pt">
                <v:textbox>
                  <w:txbxContent>
                    <w:p w14:paraId="3E0AE802" w14:textId="77777777" w:rsidR="00652E34" w:rsidRPr="00C456F9" w:rsidRDefault="00652E34" w:rsidP="00652E34">
                      <w:pPr>
                        <w:jc w:val="left"/>
                        <w:rPr>
                          <w:sz w:val="20"/>
                        </w:rPr>
                      </w:pPr>
                      <w:r w:rsidRPr="00C456F9">
                        <w:rPr>
                          <w:sz w:val="20"/>
                        </w:rPr>
                        <w:t>Market Info</w:t>
                      </w:r>
                    </w:p>
                  </w:txbxContent>
                </v:textbox>
              </v:shape>
            </w:pict>
          </mc:Fallback>
        </mc:AlternateContent>
      </w:r>
      <w:r>
        <w:rPr>
          <w:b/>
          <w:noProof/>
          <w:color w:val="000000"/>
          <w:lang w:val="en-GB"/>
        </w:rPr>
        <mc:AlternateContent>
          <mc:Choice Requires="wps">
            <w:drawing>
              <wp:anchor distT="0" distB="0" distL="114299" distR="114299" simplePos="0" relativeHeight="251674624" behindDoc="0" locked="0" layoutInCell="1" allowOverlap="1" wp14:anchorId="71D7DCF3" wp14:editId="4293E2EF">
                <wp:simplePos x="0" y="0"/>
                <wp:positionH relativeFrom="column">
                  <wp:posOffset>3215004</wp:posOffset>
                </wp:positionH>
                <wp:positionV relativeFrom="paragraph">
                  <wp:posOffset>165735</wp:posOffset>
                </wp:positionV>
                <wp:extent cx="0" cy="914400"/>
                <wp:effectExtent l="76200" t="0" r="38100" b="38100"/>
                <wp:wrapNone/>
                <wp:docPr id="14"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14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type w14:anchorId="0B228A0C" id="_x0000_t32" coordsize="21600,21600" o:spt="32" o:oned="t" path="m,l21600,21600e" filled="f">
                <v:path arrowok="t" fillok="f" o:connecttype="none"/>
                <o:lock v:ext="edit" shapetype="t"/>
              </v:shapetype>
              <v:shape id="Straight Arrow Connector 28" o:spid="_x0000_s1026" type="#_x0000_t32" style="position:absolute;margin-left:253.15pt;margin-top:13.05pt;width:0;height:1in;z-index:251674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" strokecolor="black [3213]" strokeweight=".5pt">
                <v:stroke endarrow="block" joinstyle="miter"/>
                <o:lock v:ext="edit" shapetype="f"/>
              </v:shape>
            </w:pict>
          </mc:Fallback>
        </mc:AlternateContent>
      </w:r>
    </w:p>
    <w:p w14:paraId="2D94D381" w14:textId="055B1F7D" w:rsidR="00654E3D" w:rsidRDefault="002D0BA3">
      <w:pPr>
        <w:spacing w:after="160" w:line="259" w:lineRule="auto"/>
        <w:jc w:val="left"/>
        <w:rPr>
          <w:b/>
          <w:color w:val="000000"/>
          <w:sz w:val="20"/>
          <w:szCs w:val="16"/>
          <w:lang w:val="en-GB"/>
        </w:rPr>
      </w:pPr>
      <w:r>
        <w:rPr>
          <w:b/>
          <w:noProof/>
          <w:color w:val="000000"/>
          <w:lang w:val="en-GB"/>
        </w:rPr>
        <mc:AlternateContent>
          <mc:Choice Requires="wps">
            <w:drawing>
              <wp:anchor distT="0" distB="0" distL="114300" distR="114300" simplePos="0" relativeHeight="251699200" behindDoc="0" locked="0" layoutInCell="1" allowOverlap="1" wp14:anchorId="0144586F" wp14:editId="529A527B">
                <wp:simplePos x="0" y="0"/>
                <wp:positionH relativeFrom="column">
                  <wp:posOffset>5462905</wp:posOffset>
                </wp:positionH>
                <wp:positionV relativeFrom="paragraph">
                  <wp:posOffset>1654175</wp:posOffset>
                </wp:positionV>
                <wp:extent cx="830580" cy="571500"/>
                <wp:effectExtent l="0" t="0" r="0" b="0"/>
                <wp:wrapNone/>
                <wp:docPr id="2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571500"/>
                        </a:xfrm>
                        <a:prstGeom prst="rect">
                          <a:avLst/>
                        </a:prstGeom>
                        <a:solidFill>
                          <a:schemeClr val="lt1"/>
                        </a:solidFill>
                        <a:ln w="6350">
                          <a:noFill/>
                        </a:ln>
                      </wps:spPr>
                      <wps:txbx>
                        <w:txbxContent>
                          <w:p w14:paraId="3EE11CC9" w14:textId="77777777" w:rsidR="00BE5DC9" w:rsidRPr="00C456F9" w:rsidRDefault="00BE5DC9" w:rsidP="00BE5DC9">
                            <w:pPr>
                              <w:jc w:val="left"/>
                              <w:rPr>
                                <w:sz w:val="20"/>
                              </w:rPr>
                            </w:pPr>
                            <w:r>
                              <w:rPr>
                                <w:sz w:val="20"/>
                              </w:rPr>
                              <w:t>Experience products and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4586F" id="Text Box 26" o:spid="_x0000_s1029" type="#_x0000_t202" style="position:absolute;margin-left:430.15pt;margin-top:130.25pt;width:65.4pt;height: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" fillcolor="white [3201]" stroked="f" strokeweight=".5pt">
                <v:textbox>
                  <w:txbxContent>
                    <w:p w14:paraId="3EE11CC9" w14:textId="77777777" w:rsidR="00BE5DC9" w:rsidRPr="00C456F9" w:rsidRDefault="00BE5DC9" w:rsidP="00BE5DC9">
                      <w:pPr>
                        <w:jc w:val="left"/>
                        <w:rPr>
                          <w:sz w:val="20"/>
                        </w:rPr>
                      </w:pPr>
                      <w:r>
                        <w:rPr>
                          <w:sz w:val="20"/>
                        </w:rPr>
                        <w:t>Experience products and services</w:t>
                      </w:r>
                    </w:p>
                  </w:txbxContent>
                </v:textbox>
              </v:shape>
            </w:pict>
          </mc:Fallback>
        </mc:AlternateContent>
      </w:r>
      <w:r>
        <w:rPr>
          <w:b/>
          <w:noProof/>
          <w:color w:val="000000"/>
          <w:lang w:val="en-GB"/>
        </w:rPr>
        <mc:AlternateContent>
          <mc:Choice Requires="wps">
            <w:drawing>
              <wp:anchor distT="0" distB="0" distL="114300" distR="114300" simplePos="0" relativeHeight="251697152" behindDoc="0" locked="0" layoutInCell="1" allowOverlap="1" wp14:anchorId="3601469C" wp14:editId="04EEBBC6">
                <wp:simplePos x="0" y="0"/>
                <wp:positionH relativeFrom="column">
                  <wp:posOffset>4577715</wp:posOffset>
                </wp:positionH>
                <wp:positionV relativeFrom="paragraph">
                  <wp:posOffset>1448435</wp:posOffset>
                </wp:positionV>
                <wp:extent cx="1220470" cy="906780"/>
                <wp:effectExtent l="38100" t="38100" r="55880" b="83820"/>
                <wp:wrapNone/>
                <wp:docPr id="27" name="Connector: Elbow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20470" cy="906780"/>
                        </a:xfrm>
                        <a:prstGeom prst="bentConnector3">
                          <a:avLst>
                            <a:gd name="adj1" fmla="val 99948"/>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AAC4164" id="Connector: Elbow 24" o:spid="_x0000_s1026" type="#_x0000_t34" style="position:absolute;margin-left:360.45pt;margin-top:114.05pt;width:96.1pt;height:71.4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" adj="21589" strokecolor="black [3200]" strokeweight=".5pt">
                <v:stroke startarrow="block" endarrow="block"/>
                <o:lock v:ext="edit" shapetype="f"/>
              </v:shape>
            </w:pict>
          </mc:Fallback>
        </mc:AlternateContent>
      </w:r>
      <w:r>
        <w:rPr>
          <w:b/>
          <w:noProof/>
          <w:color w:val="000000"/>
          <w:lang w:val="en-GB"/>
        </w:rPr>
        <mc:AlternateContent>
          <mc:Choice Requires="wps">
            <w:drawing>
              <wp:anchor distT="0" distB="0" distL="114300" distR="114300" simplePos="0" relativeHeight="251695104" behindDoc="0" locked="0" layoutInCell="1" allowOverlap="1" wp14:anchorId="69FE8F8F" wp14:editId="262C5C64">
                <wp:simplePos x="0" y="0"/>
                <wp:positionH relativeFrom="column">
                  <wp:posOffset>174625</wp:posOffset>
                </wp:positionH>
                <wp:positionV relativeFrom="paragraph">
                  <wp:posOffset>1387475</wp:posOffset>
                </wp:positionV>
                <wp:extent cx="1059180" cy="565150"/>
                <wp:effectExtent l="0" t="0" r="0" b="0"/>
                <wp:wrapNone/>
                <wp:docPr id="2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9180" cy="565150"/>
                        </a:xfrm>
                        <a:prstGeom prst="rect">
                          <a:avLst/>
                        </a:prstGeom>
                        <a:solidFill>
                          <a:schemeClr val="lt1"/>
                        </a:solidFill>
                        <a:ln w="6350">
                          <a:noFill/>
                        </a:ln>
                      </wps:spPr>
                      <wps:txbx>
                        <w:txbxContent>
                          <w:p w14:paraId="51242527" w14:textId="77777777" w:rsidR="00C456F9" w:rsidRPr="00C456F9" w:rsidRDefault="00C456F9" w:rsidP="00C456F9">
                            <w:pPr>
                              <w:jc w:val="right"/>
                              <w:rPr>
                                <w:sz w:val="20"/>
                              </w:rPr>
                            </w:pPr>
                            <w:r>
                              <w:rPr>
                                <w:sz w:val="20"/>
                              </w:rPr>
                              <w:t>Procure finished products and link to market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E8F8F" id="Text Box 22" o:spid="_x0000_s1030" type="#_x0000_t202" style="position:absolute;margin-left:13.75pt;margin-top:109.25pt;width:83.4pt;height:4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" fillcolor="white [3201]" stroked="f" strokeweight=".5pt">
                <v:textbox>
                  <w:txbxContent>
                    <w:p w14:paraId="51242527" w14:textId="77777777" w:rsidR="00C456F9" w:rsidRPr="00C456F9" w:rsidRDefault="00C456F9" w:rsidP="00C456F9">
                      <w:pPr>
                        <w:jc w:val="right"/>
                        <w:rPr>
                          <w:sz w:val="20"/>
                        </w:rPr>
                      </w:pPr>
                      <w:r>
                        <w:rPr>
                          <w:sz w:val="20"/>
                        </w:rPr>
                        <w:t>Procure finished products and link to market</w:t>
                      </w:r>
                    </w:p>
                  </w:txbxContent>
                </v:textbox>
              </v:shape>
            </w:pict>
          </mc:Fallback>
        </mc:AlternateContent>
      </w:r>
      <w:r>
        <w:rPr>
          <w:b/>
          <w:noProof/>
          <w:color w:val="000000"/>
          <w:lang w:val="en-GB"/>
        </w:rPr>
        <mc:AlternateContent>
          <mc:Choice Requires="wps">
            <w:drawing>
              <wp:anchor distT="0" distB="0" distL="114300" distR="114300" simplePos="0" relativeHeight="251688960" behindDoc="0" locked="0" layoutInCell="1" allowOverlap="1" wp14:anchorId="65D651CA" wp14:editId="3FBD2E91">
                <wp:simplePos x="0" y="0"/>
                <wp:positionH relativeFrom="column">
                  <wp:posOffset>814705</wp:posOffset>
                </wp:positionH>
                <wp:positionV relativeFrom="paragraph">
                  <wp:posOffset>739775</wp:posOffset>
                </wp:positionV>
                <wp:extent cx="1102360" cy="434340"/>
                <wp:effectExtent l="0" t="0" r="0" b="0"/>
                <wp:wrapNone/>
                <wp:docPr id="2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2360" cy="434340"/>
                        </a:xfrm>
                        <a:prstGeom prst="rect">
                          <a:avLst/>
                        </a:prstGeom>
                        <a:solidFill>
                          <a:schemeClr val="lt1"/>
                        </a:solidFill>
                        <a:ln w="6350">
                          <a:noFill/>
                        </a:ln>
                      </wps:spPr>
                      <wps:txbx>
                        <w:txbxContent>
                          <w:p w14:paraId="35270A39" w14:textId="77777777" w:rsidR="00652E34" w:rsidRPr="00C456F9" w:rsidRDefault="00652E34" w:rsidP="00652E34">
                            <w:pPr>
                              <w:jc w:val="right"/>
                              <w:rPr>
                                <w:sz w:val="20"/>
                              </w:rPr>
                            </w:pPr>
                            <w:r w:rsidRPr="00C456F9">
                              <w:rPr>
                                <w:sz w:val="20"/>
                              </w:rPr>
                              <w:t>Sale of machines and raw materials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651CA" id="Text Box 20" o:spid="_x0000_s1031" type="#_x0000_t202" style="position:absolute;margin-left:64.15pt;margin-top:58.25pt;width:86.8pt;height:34.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" fillcolor="white [3201]" stroked="f" strokeweight=".5pt">
                <v:textbox>
                  <w:txbxContent>
                    <w:p w14:paraId="35270A39" w14:textId="77777777" w:rsidR="00652E34" w:rsidRPr="00C456F9" w:rsidRDefault="00652E34" w:rsidP="00652E34">
                      <w:pPr>
                        <w:jc w:val="right"/>
                        <w:rPr>
                          <w:sz w:val="20"/>
                        </w:rPr>
                      </w:pPr>
                      <w:r w:rsidRPr="00C456F9">
                        <w:rPr>
                          <w:sz w:val="20"/>
                        </w:rPr>
                        <w:t>Sale of machines and raw materials</w:t>
                      </w:r>
                    </w:p>
                  </w:txbxContent>
                </v:textbox>
              </v:shape>
            </w:pict>
          </mc:Fallback>
        </mc:AlternateContent>
      </w:r>
      <w:r>
        <w:rPr>
          <w:b/>
          <w:noProof/>
          <w:color w:val="000000"/>
          <w:lang w:val="en-GB"/>
        </w:rPr>
        <mc:AlternateContent>
          <mc:Choice Requires="wps">
            <w:drawing>
              <wp:anchor distT="4294967295" distB="4294967295" distL="114300" distR="114300" simplePos="0" relativeHeight="251692032" behindDoc="0" locked="0" layoutInCell="1" allowOverlap="1" wp14:anchorId="6A0CA159" wp14:editId="1B44CDEB">
                <wp:simplePos x="0" y="0"/>
                <wp:positionH relativeFrom="column">
                  <wp:posOffset>4167505</wp:posOffset>
                </wp:positionH>
                <wp:positionV relativeFrom="paragraph">
                  <wp:posOffset>1105534</wp:posOffset>
                </wp:positionV>
                <wp:extent cx="967740" cy="0"/>
                <wp:effectExtent l="38100" t="76200" r="3810" b="76200"/>
                <wp:wrapNone/>
                <wp:docPr id="23"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774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14EF3EC" id="Straight Arrow Connector 18" o:spid="_x0000_s1026" type="#_x0000_t32" style="position:absolute;margin-left:328.15pt;margin-top:87.05pt;width:76.2pt;height:0;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" strokecolor="black [3200]" strokeweight=".5pt">
                <v:stroke startarrow="block" endarrow="block" joinstyle="miter"/>
                <o:lock v:ext="edit" shapetype="f"/>
              </v:shape>
            </w:pict>
          </mc:Fallback>
        </mc:AlternateContent>
      </w:r>
      <w:r>
        <w:rPr>
          <w:b/>
          <w:noProof/>
          <w:color w:val="000000"/>
          <w:lang w:val="en-GB"/>
        </w:rPr>
        <mc:AlternateContent>
          <mc:Choice Requires="wps">
            <w:drawing>
              <wp:anchor distT="0" distB="0" distL="114300" distR="114300" simplePos="0" relativeHeight="251670528" behindDoc="0" locked="0" layoutInCell="1" allowOverlap="1" wp14:anchorId="0196D3EA" wp14:editId="78D5759F">
                <wp:simplePos x="0" y="0"/>
                <wp:positionH relativeFrom="column">
                  <wp:posOffset>5135245</wp:posOffset>
                </wp:positionH>
                <wp:positionV relativeFrom="paragraph">
                  <wp:posOffset>839470</wp:posOffset>
                </wp:positionV>
                <wp:extent cx="1356360" cy="593725"/>
                <wp:effectExtent l="0" t="0" r="0" b="0"/>
                <wp:wrapNone/>
                <wp:docPr id="1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6360" cy="59372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ABE9DE" w14:textId="77777777" w:rsidR="008A2472" w:rsidRPr="00C456F9" w:rsidRDefault="008A2472" w:rsidP="008A2472">
                            <w:pPr>
                              <w:jc w:val="center"/>
                              <w:rPr>
                                <w:color w:val="FFFFFF" w:themeColor="background1"/>
                              </w:rPr>
                            </w:pPr>
                            <w:r w:rsidRPr="00C456F9">
                              <w:rPr>
                                <w:color w:val="FFFFFF" w:themeColor="background1"/>
                              </w:rPr>
                              <w:t xml:space="preserve">Rural experience </w:t>
                            </w:r>
                            <w:r w:rsidR="00C456F9" w:rsidRPr="00C456F9">
                              <w:rPr>
                                <w:color w:val="FFFFFF" w:themeColor="background1"/>
                              </w:rPr>
                              <w:t>centers</w:t>
                            </w:r>
                            <w:r w:rsidRPr="00C456F9">
                              <w:rPr>
                                <w:color w:val="FFFFFF" w:themeColor="background1"/>
                              </w:rPr>
                              <w:t xml:space="preserve"> – hubs providing end-to-end support for silk production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6D3EA" id="Rectangle 16" o:spid="_x0000_s1032" style="position:absolute;margin-left:404.35pt;margin-top:66.1pt;width:106.8pt;height:4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" fillcolor="#ed7d31 [3205]" strokecolor="#ed7d31 [3205]" strokeweight="1pt">
                <v:path arrowok="t"/>
                <v:textbox>
                  <w:txbxContent>
                    <w:p w14:paraId="1EABE9DE" w14:textId="77777777" w:rsidR="008A2472" w:rsidRPr="00C456F9" w:rsidRDefault="008A2472" w:rsidP="008A2472">
                      <w:pPr>
                        <w:jc w:val="center"/>
                        <w:rPr>
                          <w:color w:val="FFFFFF" w:themeColor="background1"/>
                        </w:rPr>
                      </w:pPr>
                      <w:r w:rsidRPr="00C456F9">
                        <w:rPr>
                          <w:color w:val="FFFFFF" w:themeColor="background1"/>
                        </w:rPr>
                        <w:t xml:space="preserve">Rural experience </w:t>
                      </w:r>
                      <w:r w:rsidR="00C456F9" w:rsidRPr="00C456F9">
                        <w:rPr>
                          <w:color w:val="FFFFFF" w:themeColor="background1"/>
                        </w:rPr>
                        <w:t>centers</w:t>
                      </w:r>
                      <w:r w:rsidRPr="00C456F9">
                        <w:rPr>
                          <w:color w:val="FFFFFF" w:themeColor="background1"/>
                        </w:rPr>
                        <w:t xml:space="preserve"> – hubs providing end-to-end support for silk production </w:t>
                      </w:r>
                    </w:p>
                  </w:txbxContent>
                </v:textbox>
              </v:rect>
            </w:pict>
          </mc:Fallback>
        </mc:AlternateContent>
      </w:r>
      <w:r>
        <w:rPr>
          <w:b/>
          <w:noProof/>
          <w:color w:val="000000"/>
          <w:lang w:val="en-GB"/>
        </w:rPr>
        <mc:AlternateContent>
          <mc:Choice Requires="wps">
            <w:drawing>
              <wp:anchor distT="0" distB="0" distL="114300" distR="114300" simplePos="0" relativeHeight="251676672" behindDoc="0" locked="0" layoutInCell="1" allowOverlap="1" wp14:anchorId="124C5FCC" wp14:editId="3D362AC0">
                <wp:simplePos x="0" y="0"/>
                <wp:positionH relativeFrom="column">
                  <wp:posOffset>3289300</wp:posOffset>
                </wp:positionH>
                <wp:positionV relativeFrom="paragraph">
                  <wp:posOffset>178435</wp:posOffset>
                </wp:positionV>
                <wp:extent cx="1102995" cy="56578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2995" cy="565785"/>
                        </a:xfrm>
                        <a:prstGeom prst="rect">
                          <a:avLst/>
                        </a:prstGeom>
                        <a:solidFill>
                          <a:schemeClr val="lt1"/>
                        </a:solidFill>
                        <a:ln w="6350">
                          <a:noFill/>
                        </a:ln>
                      </wps:spPr>
                      <wps:txbx>
                        <w:txbxContent>
                          <w:p w14:paraId="26541220" w14:textId="77777777" w:rsidR="00F75B74" w:rsidRPr="00C456F9" w:rsidRDefault="00F75B74" w:rsidP="00405EEF">
                            <w:pPr>
                              <w:jc w:val="left"/>
                              <w:rPr>
                                <w:sz w:val="20"/>
                              </w:rPr>
                            </w:pPr>
                            <w:r w:rsidRPr="00C456F9">
                              <w:rPr>
                                <w:sz w:val="20"/>
                              </w:rPr>
                              <w:t>Capacity building training by Resham Sutra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C5FCC" id="Text Box 15" o:spid="_x0000_s1033" type="#_x0000_t202" style="position:absolute;margin-left:259pt;margin-top:14.05pt;width:86.85pt;height:44.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" fillcolor="white [3201]" stroked="f" strokeweight=".5pt">
                <v:textbox>
                  <w:txbxContent>
                    <w:p w14:paraId="26541220" w14:textId="77777777" w:rsidR="00F75B74" w:rsidRPr="00C456F9" w:rsidRDefault="00F75B74" w:rsidP="00405EEF">
                      <w:pPr>
                        <w:jc w:val="left"/>
                        <w:rPr>
                          <w:sz w:val="20"/>
                        </w:rPr>
                      </w:pPr>
                      <w:r w:rsidRPr="00C456F9">
                        <w:rPr>
                          <w:sz w:val="20"/>
                        </w:rPr>
                        <w:t>Capacity building training by Resham Sutra</w:t>
                      </w:r>
                    </w:p>
                  </w:txbxContent>
                </v:textbox>
              </v:shape>
            </w:pict>
          </mc:Fallback>
        </mc:AlternateContent>
      </w:r>
      <w:r>
        <w:rPr>
          <w:b/>
          <w:noProof/>
          <w:color w:val="000000"/>
          <w:lang w:val="en-GB"/>
        </w:rPr>
        <mc:AlternateContent>
          <mc:Choice Requires="wps">
            <w:drawing>
              <wp:anchor distT="0" distB="0" distL="114300" distR="114300" simplePos="0" relativeHeight="251673600" behindDoc="0" locked="0" layoutInCell="1" allowOverlap="1" wp14:anchorId="1703D9E6" wp14:editId="4654867F">
                <wp:simplePos x="0" y="0"/>
                <wp:positionH relativeFrom="column">
                  <wp:posOffset>2007235</wp:posOffset>
                </wp:positionH>
                <wp:positionV relativeFrom="paragraph">
                  <wp:posOffset>175895</wp:posOffset>
                </wp:positionV>
                <wp:extent cx="1102995" cy="565785"/>
                <wp:effectExtent l="0" t="0" r="0" b="0"/>
                <wp:wrapNone/>
                <wp:docPr id="1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2995" cy="565785"/>
                        </a:xfrm>
                        <a:prstGeom prst="rect">
                          <a:avLst/>
                        </a:prstGeom>
                        <a:solidFill>
                          <a:schemeClr val="lt1"/>
                        </a:solidFill>
                        <a:ln w="6350">
                          <a:noFill/>
                        </a:ln>
                      </wps:spPr>
                      <wps:txbx>
                        <w:txbxContent>
                          <w:p w14:paraId="21E52CDC" w14:textId="77777777" w:rsidR="00F75B74" w:rsidRPr="00C456F9" w:rsidRDefault="00652E34" w:rsidP="00405EEF">
                            <w:pPr>
                              <w:jc w:val="right"/>
                              <w:rPr>
                                <w:sz w:val="20"/>
                              </w:rPr>
                            </w:pPr>
                            <w:r w:rsidRPr="00C456F9">
                              <w:rPr>
                                <w:sz w:val="20"/>
                              </w:rPr>
                              <w:t>Recruit</w:t>
                            </w:r>
                            <w:r w:rsidR="00F75B74" w:rsidRPr="00C456F9">
                              <w:rPr>
                                <w:sz w:val="20"/>
                              </w:rPr>
                              <w:t xml:space="preserve"> agents through end-user and partners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3D9E6" id="Text Box 13" o:spid="_x0000_s1034" type="#_x0000_t202" style="position:absolute;margin-left:158.05pt;margin-top:13.85pt;width:86.85pt;height:44.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" fillcolor="white [3201]" stroked="f" strokeweight=".5pt">
                <v:textbox>
                  <w:txbxContent>
                    <w:p w14:paraId="21E52CDC" w14:textId="77777777" w:rsidR="00F75B74" w:rsidRPr="00C456F9" w:rsidRDefault="00652E34" w:rsidP="00405EEF">
                      <w:pPr>
                        <w:jc w:val="right"/>
                        <w:rPr>
                          <w:sz w:val="20"/>
                        </w:rPr>
                      </w:pPr>
                      <w:r w:rsidRPr="00C456F9">
                        <w:rPr>
                          <w:sz w:val="20"/>
                        </w:rPr>
                        <w:t>Recruit</w:t>
                      </w:r>
                      <w:r w:rsidR="00F75B74" w:rsidRPr="00C456F9">
                        <w:rPr>
                          <w:sz w:val="20"/>
                        </w:rPr>
                        <w:t xml:space="preserve"> agents through end-user and partners</w:t>
                      </w:r>
                    </w:p>
                  </w:txbxContent>
                </v:textbox>
              </v:shape>
            </w:pict>
          </mc:Fallback>
        </mc:AlternateContent>
      </w:r>
      <w:r>
        <w:rPr>
          <w:b/>
          <w:noProof/>
          <w:color w:val="000000"/>
          <w:lang w:val="en-GB"/>
        </w:rPr>
        <mc:AlternateContent>
          <mc:Choice Requires="wps">
            <w:drawing>
              <wp:anchor distT="0" distB="0" distL="114300" distR="114300" simplePos="0" relativeHeight="251684864" behindDoc="0" locked="0" layoutInCell="1" allowOverlap="1" wp14:anchorId="09CB01CB" wp14:editId="363BB40F">
                <wp:simplePos x="0" y="0"/>
                <wp:positionH relativeFrom="column">
                  <wp:posOffset>4164330</wp:posOffset>
                </wp:positionH>
                <wp:positionV relativeFrom="paragraph">
                  <wp:posOffset>1212215</wp:posOffset>
                </wp:positionV>
                <wp:extent cx="410210" cy="1051560"/>
                <wp:effectExtent l="38100" t="76200" r="275590" b="15240"/>
                <wp:wrapNone/>
                <wp:docPr id="13" name="Connector: Elbow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10210" cy="1051560"/>
                        </a:xfrm>
                        <a:prstGeom prst="bentConnector3">
                          <a:avLst>
                            <a:gd name="adj1" fmla="val -6694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AD44DA" id="Connector: Elbow 11" o:spid="_x0000_s1026" type="#_x0000_t34" style="position:absolute;margin-left:327.9pt;margin-top:95.45pt;width:32.3pt;height:82.8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" adj="-14461" strokecolor="black [3200]" strokeweight=".5pt">
                <v:stroke endarrow="block"/>
                <o:lock v:ext="edit" shapetype="f"/>
              </v:shape>
            </w:pict>
          </mc:Fallback>
        </mc:AlternateContent>
      </w:r>
      <w:r>
        <w:rPr>
          <w:b/>
          <w:noProof/>
          <w:color w:val="000000"/>
          <w:lang w:val="en-GB"/>
        </w:rPr>
        <mc:AlternateContent>
          <mc:Choice Requires="wps">
            <w:drawing>
              <wp:anchor distT="0" distB="0" distL="114299" distR="114299" simplePos="0" relativeHeight="251666432" behindDoc="0" locked="0" layoutInCell="1" allowOverlap="1" wp14:anchorId="4C10918A" wp14:editId="64978B5C">
                <wp:simplePos x="0" y="0"/>
                <wp:positionH relativeFrom="column">
                  <wp:posOffset>3217544</wp:posOffset>
                </wp:positionH>
                <wp:positionV relativeFrom="paragraph">
                  <wp:posOffset>1449705</wp:posOffset>
                </wp:positionV>
                <wp:extent cx="0" cy="548640"/>
                <wp:effectExtent l="76200" t="0" r="38100" b="41910"/>
                <wp:wrapNone/>
                <wp:docPr id="8"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486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F6BF0C" id="Straight Arrow Connector 9" o:spid="_x0000_s1026" type="#_x0000_t32" style="position:absolute;margin-left:253.35pt;margin-top:114.15pt;width:0;height:43.2pt;z-index:251666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" strokecolor="black [3213]" strokeweight=".5pt">
                <v:stroke endarrow="block" joinstyle="miter"/>
                <o:lock v:ext="edit" shapetype="f"/>
              </v:shape>
            </w:pict>
          </mc:Fallback>
        </mc:AlternateContent>
      </w:r>
      <w:r>
        <w:rPr>
          <w:b/>
          <w:noProof/>
          <w:color w:val="000000"/>
          <w:lang w:val="en-GB"/>
        </w:rPr>
        <mc:AlternateContent>
          <mc:Choice Requires="wps">
            <w:drawing>
              <wp:anchor distT="0" distB="0" distL="114300" distR="114300" simplePos="0" relativeHeight="251680768" behindDoc="0" locked="0" layoutInCell="1" allowOverlap="1" wp14:anchorId="32AC3396" wp14:editId="4465FCE1">
                <wp:simplePos x="0" y="0"/>
                <wp:positionH relativeFrom="column">
                  <wp:posOffset>3789045</wp:posOffset>
                </wp:positionH>
                <wp:positionV relativeFrom="paragraph">
                  <wp:posOffset>1384300</wp:posOffset>
                </wp:positionV>
                <wp:extent cx="1061085" cy="565150"/>
                <wp:effectExtent l="0" t="0" r="0" b="0"/>
                <wp:wrapNone/>
                <wp:docPr id="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565150"/>
                        </a:xfrm>
                        <a:prstGeom prst="rect">
                          <a:avLst/>
                        </a:prstGeom>
                        <a:solidFill>
                          <a:schemeClr val="lt1"/>
                        </a:solidFill>
                        <a:ln w="6350">
                          <a:noFill/>
                        </a:ln>
                      </wps:spPr>
                      <wps:txbx>
                        <w:txbxContent>
                          <w:p w14:paraId="664CC809" w14:textId="77777777" w:rsidR="00EF08CC" w:rsidRPr="00C456F9" w:rsidRDefault="00EF08CC" w:rsidP="00EF08CC">
                            <w:pPr>
                              <w:jc w:val="left"/>
                              <w:rPr>
                                <w:sz w:val="20"/>
                              </w:rPr>
                            </w:pPr>
                            <w:r w:rsidRPr="00C456F9">
                              <w:rPr>
                                <w:sz w:val="20"/>
                              </w:rPr>
                              <w:t>Queries and feedback from customers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C3396" id="Text Box 7" o:spid="_x0000_s1035" type="#_x0000_t202" style="position:absolute;margin-left:298.35pt;margin-top:109pt;width:83.55pt;height:4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" fillcolor="white [3201]" stroked="f" strokeweight=".5pt">
                <v:textbox>
                  <w:txbxContent>
                    <w:p w14:paraId="664CC809" w14:textId="77777777" w:rsidR="00EF08CC" w:rsidRPr="00C456F9" w:rsidRDefault="00EF08CC" w:rsidP="00EF08CC">
                      <w:pPr>
                        <w:jc w:val="left"/>
                        <w:rPr>
                          <w:sz w:val="20"/>
                        </w:rPr>
                      </w:pPr>
                      <w:r w:rsidRPr="00C456F9">
                        <w:rPr>
                          <w:sz w:val="20"/>
                        </w:rPr>
                        <w:t>Queries and feedback from customers</w:t>
                      </w:r>
                    </w:p>
                  </w:txbxContent>
                </v:textbox>
              </v:shape>
            </w:pict>
          </mc:Fallback>
        </mc:AlternateContent>
      </w:r>
      <w:r>
        <w:rPr>
          <w:b/>
          <w:noProof/>
          <w:color w:val="000000"/>
          <w:lang w:val="en-GB"/>
        </w:rPr>
        <mc:AlternateContent>
          <mc:Choice Requires="wps">
            <w:drawing>
              <wp:anchor distT="0" distB="0" distL="114300" distR="114300" simplePos="0" relativeHeight="251678720" behindDoc="0" locked="0" layoutInCell="1" allowOverlap="1" wp14:anchorId="1343D890" wp14:editId="5BFC2903">
                <wp:simplePos x="0" y="0"/>
                <wp:positionH relativeFrom="column">
                  <wp:posOffset>1599565</wp:posOffset>
                </wp:positionH>
                <wp:positionV relativeFrom="paragraph">
                  <wp:posOffset>1448435</wp:posOffset>
                </wp:positionV>
                <wp:extent cx="1219200" cy="579120"/>
                <wp:effectExtent l="0" t="0" r="0" b="0"/>
                <wp:wrapNone/>
                <wp:docPr id="1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0" cy="579120"/>
                        </a:xfrm>
                        <a:prstGeom prst="rect">
                          <a:avLst/>
                        </a:prstGeom>
                        <a:solidFill>
                          <a:schemeClr val="lt1"/>
                        </a:solidFill>
                        <a:ln w="6350">
                          <a:noFill/>
                        </a:ln>
                      </wps:spPr>
                      <wps:txbx>
                        <w:txbxContent>
                          <w:p w14:paraId="47FE2D57" w14:textId="77777777" w:rsidR="00C579A6" w:rsidRPr="00C456F9" w:rsidRDefault="00652E34" w:rsidP="00C579A6">
                            <w:pPr>
                              <w:jc w:val="right"/>
                              <w:rPr>
                                <w:sz w:val="20"/>
                              </w:rPr>
                            </w:pPr>
                            <w:r w:rsidRPr="00C456F9">
                              <w:rPr>
                                <w:sz w:val="20"/>
                              </w:rPr>
                              <w:t xml:space="preserve">Provide Market awareness and </w:t>
                            </w:r>
                            <w:r w:rsidR="00C579A6" w:rsidRPr="00C456F9">
                              <w:rPr>
                                <w:sz w:val="20"/>
                              </w:rPr>
                              <w:t>Support services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3D890" id="Text Box 5" o:spid="_x0000_s1036" type="#_x0000_t202" style="position:absolute;margin-left:125.95pt;margin-top:114.05pt;width:96pt;height:45.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" fillcolor="white [3201]" stroked="f" strokeweight=".5pt">
                <v:textbox>
                  <w:txbxContent>
                    <w:p w14:paraId="47FE2D57" w14:textId="77777777" w:rsidR="00C579A6" w:rsidRPr="00C456F9" w:rsidRDefault="00652E34" w:rsidP="00C579A6">
                      <w:pPr>
                        <w:jc w:val="right"/>
                        <w:rPr>
                          <w:sz w:val="20"/>
                        </w:rPr>
                      </w:pPr>
                      <w:r w:rsidRPr="00C456F9">
                        <w:rPr>
                          <w:sz w:val="20"/>
                        </w:rPr>
                        <w:t xml:space="preserve">Provide Market awareness and </w:t>
                      </w:r>
                      <w:r w:rsidR="00C579A6" w:rsidRPr="00C456F9">
                        <w:rPr>
                          <w:sz w:val="20"/>
                        </w:rPr>
                        <w:t>Support services</w:t>
                      </w:r>
                    </w:p>
                  </w:txbxContent>
                </v:textbox>
              </v:shape>
            </w:pict>
          </mc:Fallback>
        </mc:AlternateContent>
      </w:r>
      <w:r>
        <w:rPr>
          <w:b/>
          <w:noProof/>
          <w:color w:val="000000"/>
          <w:lang w:val="en-GB"/>
        </w:rPr>
        <mc:AlternateContent>
          <mc:Choice Requires="wps">
            <w:drawing>
              <wp:anchor distT="0" distB="0" distL="114300" distR="114300" simplePos="0" relativeHeight="251661312" behindDoc="0" locked="0" layoutInCell="1" allowOverlap="1" wp14:anchorId="2CD7C256" wp14:editId="20B335BC">
                <wp:simplePos x="0" y="0"/>
                <wp:positionH relativeFrom="column">
                  <wp:posOffset>2228850</wp:posOffset>
                </wp:positionH>
                <wp:positionV relativeFrom="paragraph">
                  <wp:posOffset>943610</wp:posOffset>
                </wp:positionV>
                <wp:extent cx="1932305" cy="358140"/>
                <wp:effectExtent l="0" t="0" r="0" b="381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2305" cy="358140"/>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103DF4" w14:textId="77777777" w:rsidR="00546812" w:rsidRDefault="00546812" w:rsidP="00546812">
                            <w:pPr>
                              <w:jc w:val="center"/>
                            </w:pPr>
                            <w:r>
                              <w:t>Agent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D7C256" id="Rectangle 4" o:spid="_x0000_s1037" style="position:absolute;margin-left:175.5pt;margin-top:74.3pt;width:152.15pt;height:2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" fillcolor="#ed7d31 [3205]" strokecolor="#ed7d31 [3205]" strokeweight="1pt">
                <v:path arrowok="t"/>
                <v:textbox>
                  <w:txbxContent>
                    <w:p w14:paraId="0B103DF4" w14:textId="77777777" w:rsidR="00546812" w:rsidRDefault="00546812" w:rsidP="00546812">
                      <w:pPr>
                        <w:jc w:val="center"/>
                      </w:pPr>
                      <w:r>
                        <w:t>Agent Network</w:t>
                      </w:r>
                    </w:p>
                  </w:txbxContent>
                </v:textbox>
              </v:rect>
            </w:pict>
          </mc:Fallback>
        </mc:AlternateContent>
      </w:r>
      <w:r>
        <w:rPr>
          <w:b/>
          <w:noProof/>
          <w:color w:val="000000"/>
          <w:lang w:val="en-GB"/>
        </w:rPr>
        <mc:AlternateContent>
          <mc:Choice Requires="wps">
            <w:drawing>
              <wp:anchor distT="0" distB="0" distL="114300" distR="114300" simplePos="0" relativeHeight="251664384" behindDoc="0" locked="0" layoutInCell="1" allowOverlap="1" wp14:anchorId="6C4735A8" wp14:editId="11D4D974">
                <wp:simplePos x="0" y="0"/>
                <wp:positionH relativeFrom="column">
                  <wp:posOffset>2005965</wp:posOffset>
                </wp:positionH>
                <wp:positionV relativeFrom="paragraph">
                  <wp:posOffset>2091055</wp:posOffset>
                </wp:positionV>
                <wp:extent cx="2564130" cy="358140"/>
                <wp:effectExtent l="0" t="0" r="7620" b="381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4130" cy="358140"/>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EEE888" w14:textId="77777777" w:rsidR="008A2472" w:rsidRDefault="008A2472" w:rsidP="008A2472">
                            <w:pPr>
                              <w:jc w:val="center"/>
                            </w:pPr>
                            <w:r>
                              <w:t>Rural Women Weavers (end 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C4735A8" id="Rectangle 2" o:spid="_x0000_s1038" style="position:absolute;margin-left:157.95pt;margin-top:164.65pt;width:201.9pt;height:28.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" fillcolor="#002060" strokecolor="#002060" strokeweight="1pt">
                <v:path arrowok="t"/>
                <v:textbox>
                  <w:txbxContent>
                    <w:p w14:paraId="7BEEE888" w14:textId="77777777" w:rsidR="008A2472" w:rsidRDefault="008A2472" w:rsidP="008A2472">
                      <w:pPr>
                        <w:jc w:val="center"/>
                      </w:pPr>
                      <w:r>
                        <w:t>Rural Women Weavers (end users)</w:t>
                      </w:r>
                    </w:p>
                  </w:txbxContent>
                </v:textbox>
              </v:rect>
            </w:pict>
          </mc:Fallback>
        </mc:AlternateContent>
      </w:r>
      <w:r w:rsidR="00AA17C7">
        <w:rPr>
          <w:b/>
          <w:color w:val="000000"/>
          <w:sz w:val="20"/>
          <w:szCs w:val="16"/>
          <w:lang w:val="en-GB"/>
        </w:rPr>
        <w:br w:type="page"/>
      </w:r>
    </w:p>
    <w:p w14:paraId="4182D660" w14:textId="77777777" w:rsidR="00AA17C7" w:rsidRPr="00ED4C4C" w:rsidRDefault="00AA17C7" w:rsidP="00AA17C7">
      <w:pPr>
        <w:pBdr>
          <w:top w:val="nil"/>
          <w:left w:val="nil"/>
          <w:bottom w:val="nil"/>
          <w:right w:val="nil"/>
          <w:between w:val="nil"/>
        </w:pBdr>
        <w:rPr>
          <w:lang w:val="en-GB"/>
        </w:rPr>
      </w:pPr>
      <w:r w:rsidRPr="000E2681">
        <w:rPr>
          <w:b/>
          <w:color w:val="000000"/>
          <w:sz w:val="20"/>
          <w:szCs w:val="16"/>
          <w:lang w:val="en-GB"/>
        </w:rPr>
        <w:lastRenderedPageBreak/>
        <w:t>Page 5</w:t>
      </w:r>
    </w:p>
    <w:p w14:paraId="53670AE6" w14:textId="77777777" w:rsidR="00AA17C7" w:rsidRPr="00ED4C4C" w:rsidRDefault="00AA17C7" w:rsidP="00AA17C7">
      <w:pPr>
        <w:rPr>
          <w:color w:val="B3442F"/>
          <w:sz w:val="32"/>
          <w:szCs w:val="32"/>
          <w:lang w:val="en-GB"/>
        </w:rPr>
      </w:pPr>
      <w:r w:rsidRPr="00ED4C4C">
        <w:rPr>
          <w:color w:val="B3442F"/>
          <w:sz w:val="32"/>
          <w:szCs w:val="32"/>
          <w:lang w:val="en-GB"/>
        </w:rPr>
        <w:t>Spotli</w:t>
      </w:r>
      <w:sdt>
        <w:sdtPr>
          <w:rPr>
            <w:color w:val="B3442F"/>
            <w:sz w:val="32"/>
            <w:szCs w:val="32"/>
            <w:lang w:val="en-GB"/>
          </w:rPr>
          <w:tag w:val="goog_rdk_7"/>
          <w:id w:val="845678007"/>
        </w:sdtPr>
        <w:sdtContent/>
      </w:sdt>
      <w:r w:rsidRPr="00ED4C4C">
        <w:rPr>
          <w:color w:val="B3442F"/>
          <w:sz w:val="32"/>
          <w:szCs w:val="32"/>
          <w:lang w:val="en-GB"/>
        </w:rPr>
        <w:t>ght on Partnerships (1,000 characters)</w:t>
      </w:r>
    </w:p>
    <w:p w14:paraId="3319F438" w14:textId="77777777" w:rsidR="00AA17C7" w:rsidRDefault="00F77501" w:rsidP="00AA17C7">
      <w:pPr>
        <w:pBdr>
          <w:top w:val="single" w:sz="4" w:space="1" w:color="auto"/>
          <w:left w:val="single" w:sz="4" w:space="4" w:color="auto"/>
          <w:bottom w:val="single" w:sz="4" w:space="1" w:color="auto"/>
          <w:right w:val="single" w:sz="4" w:space="4" w:color="auto"/>
        </w:pBdr>
        <w:spacing w:line="276" w:lineRule="auto"/>
        <w:rPr>
          <w:sz w:val="21"/>
          <w:szCs w:val="18"/>
          <w:lang w:val="en-GB"/>
        </w:rPr>
      </w:pPr>
      <w:r w:rsidRPr="00F77501">
        <w:rPr>
          <w:sz w:val="21"/>
          <w:szCs w:val="18"/>
          <w:lang w:val="en-GB"/>
        </w:rPr>
        <w:t xml:space="preserve">Resham Sutra sees partnerships as the key to reach the targeted consumers who typically belong to the bottom of the pyramid segment. For on-ground outreach support, they have tied up with NGOs and social enterprises such as Astitva Mahila Samiti. For funding or linkages with the banks, they have partnered with SELCO Foundation. The trust that these organizations have built on the ground is crucial for Resham Sutra to spread awareness for the adoption of these machines as well as conducting training events. They believe that technological innovations coupled with end-to-end support reach their true potential and make a lasting impact on the lives of people. </w:t>
      </w:r>
      <w:r w:rsidR="00AA17C7" w:rsidRPr="000E2681">
        <w:rPr>
          <w:sz w:val="21"/>
          <w:szCs w:val="18"/>
          <w:lang w:val="en-GB"/>
        </w:rPr>
        <w:t xml:space="preserve">Description of </w:t>
      </w:r>
      <w:r w:rsidR="00AA17C7" w:rsidRPr="002255B7">
        <w:rPr>
          <w:b/>
          <w:bCs/>
          <w:sz w:val="21"/>
          <w:szCs w:val="18"/>
          <w:lang w:val="en-GB"/>
        </w:rPr>
        <w:t>one partnership</w:t>
      </w:r>
      <w:r w:rsidR="00AA17C7" w:rsidRPr="000E2681">
        <w:rPr>
          <w:sz w:val="21"/>
          <w:szCs w:val="18"/>
          <w:lang w:val="en-GB"/>
        </w:rPr>
        <w:t xml:space="preserve"> (bilateral or multilateral) that helped the organisation to develop innovations, to scale or achieve financial viability. Might be at one point of the value chain or along the value chain, with private or public partners. </w:t>
      </w:r>
    </w:p>
    <w:p w14:paraId="05BAD9F2" w14:textId="77777777" w:rsidR="004A5105" w:rsidRPr="000E2681" w:rsidRDefault="004A5105" w:rsidP="00AA17C7">
      <w:pPr>
        <w:pBdr>
          <w:top w:val="single" w:sz="4" w:space="1" w:color="auto"/>
          <w:left w:val="single" w:sz="4" w:space="4" w:color="auto"/>
          <w:bottom w:val="single" w:sz="4" w:space="1" w:color="auto"/>
          <w:right w:val="single" w:sz="4" w:space="4" w:color="auto"/>
        </w:pBdr>
        <w:spacing w:line="276" w:lineRule="auto"/>
        <w:rPr>
          <w:sz w:val="21"/>
          <w:szCs w:val="18"/>
          <w:lang w:val="en-GB"/>
        </w:rPr>
      </w:pPr>
      <w:commentRangeStart w:id="8"/>
      <w:r w:rsidRPr="004A5105">
        <w:rPr>
          <w:sz w:val="21"/>
          <w:szCs w:val="18"/>
          <w:highlight w:val="yellow"/>
          <w:lang w:val="en-GB"/>
        </w:rPr>
        <w:t>&lt;</w:t>
      </w:r>
      <w:r w:rsidR="002467C9">
        <w:rPr>
          <w:sz w:val="21"/>
          <w:szCs w:val="18"/>
          <w:highlight w:val="yellow"/>
          <w:lang w:val="en-GB"/>
        </w:rPr>
        <w:t>Partner Profile</w:t>
      </w:r>
      <w:r w:rsidRPr="004A5105">
        <w:rPr>
          <w:sz w:val="21"/>
          <w:szCs w:val="18"/>
          <w:highlight w:val="yellow"/>
          <w:lang w:val="en-GB"/>
        </w:rPr>
        <w:t>&gt;</w:t>
      </w:r>
      <w:commentRangeEnd w:id="8"/>
      <w:r w:rsidR="002467C9">
        <w:rPr>
          <w:rStyle w:val="CommentReference"/>
        </w:rPr>
        <w:commentReference w:id="8"/>
      </w:r>
    </w:p>
    <w:p w14:paraId="6C47C4F8" w14:textId="77777777" w:rsidR="00AA17C7" w:rsidRPr="00ED4C4C" w:rsidRDefault="00AA17C7" w:rsidP="00AA17C7">
      <w:pPr>
        <w:rPr>
          <w:b/>
          <w:lang w:val="en-GB"/>
        </w:rPr>
      </w:pPr>
    </w:p>
    <w:p w14:paraId="185C56CE" w14:textId="77777777" w:rsidR="00AA17C7" w:rsidRPr="00ED4C4C" w:rsidRDefault="00AA17C7" w:rsidP="00AA17C7">
      <w:pPr>
        <w:rPr>
          <w:color w:val="B3442F"/>
          <w:sz w:val="32"/>
          <w:szCs w:val="32"/>
          <w:lang w:val="en-GB"/>
        </w:rPr>
      </w:pPr>
      <w:r w:rsidRPr="00F03705">
        <w:rPr>
          <w:color w:val="B3442F"/>
          <w:sz w:val="32"/>
          <w:szCs w:val="32"/>
          <w:lang w:val="en-GB"/>
        </w:rPr>
        <w:t>Replication and Scalability (1,000 characters)</w:t>
      </w:r>
    </w:p>
    <w:p w14:paraId="297AE84A" w14:textId="77777777" w:rsidR="009312DB" w:rsidRPr="009312DB" w:rsidRDefault="009312DB" w:rsidP="009312DB">
      <w:pPr>
        <w:pBdr>
          <w:top w:val="nil"/>
          <w:left w:val="nil"/>
          <w:bottom w:val="nil"/>
          <w:right w:val="nil"/>
          <w:between w:val="nil"/>
        </w:pBdr>
        <w:spacing w:line="276" w:lineRule="auto"/>
        <w:rPr>
          <w:bCs/>
          <w:color w:val="000000"/>
          <w:sz w:val="20"/>
          <w:lang w:val="en-GB"/>
        </w:rPr>
      </w:pPr>
      <w:r w:rsidRPr="009312DB">
        <w:rPr>
          <w:bCs/>
          <w:color w:val="000000"/>
          <w:sz w:val="20"/>
          <w:lang w:val="en-GB"/>
        </w:rPr>
        <w:t xml:space="preserve">Resham Sutra sees the agent network playing a role beyond just being service agents. </w:t>
      </w:r>
      <w:r w:rsidR="00C74406">
        <w:rPr>
          <w:bCs/>
          <w:color w:val="000000"/>
          <w:sz w:val="20"/>
          <w:lang w:val="en-GB"/>
        </w:rPr>
        <w:t xml:space="preserve"> Along with</w:t>
      </w:r>
      <w:r w:rsidRPr="009312DB">
        <w:rPr>
          <w:bCs/>
          <w:color w:val="000000"/>
          <w:sz w:val="20"/>
          <w:lang w:val="en-GB"/>
        </w:rPr>
        <w:t xml:space="preserve"> the Rural Experience Centres, they plan to expand the role of the agents into raw material procurement, marketing of end products, sales, and </w:t>
      </w:r>
      <w:r w:rsidR="00C74406">
        <w:rPr>
          <w:bCs/>
          <w:color w:val="000000"/>
          <w:sz w:val="20"/>
          <w:lang w:val="en-GB"/>
        </w:rPr>
        <w:t xml:space="preserve">holistic </w:t>
      </w:r>
      <w:r w:rsidRPr="009312DB">
        <w:rPr>
          <w:bCs/>
          <w:color w:val="000000"/>
          <w:sz w:val="20"/>
          <w:lang w:val="en-GB"/>
        </w:rPr>
        <w:t xml:space="preserve">capacity building. </w:t>
      </w:r>
      <w:r w:rsidR="00C74406">
        <w:rPr>
          <w:bCs/>
          <w:color w:val="000000"/>
          <w:sz w:val="20"/>
          <w:lang w:val="en-GB"/>
        </w:rPr>
        <w:t xml:space="preserve">The company sees the agents as critical players for creating community resilience </w:t>
      </w:r>
      <w:r w:rsidR="00E32FD1">
        <w:rPr>
          <w:bCs/>
          <w:color w:val="000000"/>
          <w:sz w:val="20"/>
          <w:lang w:val="en-GB"/>
        </w:rPr>
        <w:t>while ensuring mode localized sustainability.</w:t>
      </w:r>
    </w:p>
    <w:p w14:paraId="6B2E3559" w14:textId="77777777" w:rsidR="009312DB" w:rsidRPr="009312DB" w:rsidRDefault="009312DB" w:rsidP="009312DB">
      <w:pPr>
        <w:pBdr>
          <w:top w:val="nil"/>
          <w:left w:val="nil"/>
          <w:bottom w:val="nil"/>
          <w:right w:val="nil"/>
          <w:between w:val="nil"/>
        </w:pBdr>
        <w:spacing w:line="276" w:lineRule="auto"/>
        <w:rPr>
          <w:bCs/>
          <w:color w:val="000000"/>
          <w:sz w:val="20"/>
          <w:lang w:val="en-GB"/>
        </w:rPr>
      </w:pPr>
      <w:r w:rsidRPr="009312DB">
        <w:rPr>
          <w:bCs/>
          <w:color w:val="000000"/>
          <w:sz w:val="20"/>
          <w:lang w:val="en-GB"/>
        </w:rPr>
        <w:t xml:space="preserve">Resham Sutra is </w:t>
      </w:r>
      <w:r w:rsidR="00E32FD1">
        <w:rPr>
          <w:bCs/>
          <w:color w:val="000000"/>
          <w:sz w:val="20"/>
          <w:lang w:val="en-GB"/>
        </w:rPr>
        <w:t>exploring</w:t>
      </w:r>
      <w:r w:rsidR="005B169C">
        <w:rPr>
          <w:bCs/>
          <w:color w:val="000000"/>
          <w:sz w:val="20"/>
          <w:lang w:val="en-GB"/>
        </w:rPr>
        <w:t xml:space="preserve"> </w:t>
      </w:r>
      <w:r w:rsidR="00E32FD1">
        <w:rPr>
          <w:bCs/>
          <w:color w:val="000000"/>
          <w:sz w:val="20"/>
          <w:lang w:val="en-GB"/>
        </w:rPr>
        <w:t xml:space="preserve">a </w:t>
      </w:r>
      <w:r w:rsidRPr="009312DB">
        <w:rPr>
          <w:bCs/>
          <w:color w:val="000000"/>
          <w:sz w:val="20"/>
          <w:lang w:val="en-GB"/>
        </w:rPr>
        <w:t xml:space="preserve">scale </w:t>
      </w:r>
      <w:r w:rsidR="00E32FD1">
        <w:rPr>
          <w:bCs/>
          <w:color w:val="000000"/>
          <w:sz w:val="20"/>
          <w:lang w:val="en-GB"/>
        </w:rPr>
        <w:t>up to the</w:t>
      </w:r>
      <w:r w:rsidRPr="009312DB">
        <w:rPr>
          <w:bCs/>
          <w:color w:val="000000"/>
          <w:sz w:val="20"/>
          <w:lang w:val="en-GB"/>
        </w:rPr>
        <w:t xml:space="preserve"> model is by expanding the role of their agents to becoming trainers</w:t>
      </w:r>
      <w:r w:rsidR="00E32FD1">
        <w:rPr>
          <w:bCs/>
          <w:color w:val="000000"/>
          <w:sz w:val="20"/>
          <w:lang w:val="en-GB"/>
        </w:rPr>
        <w:t xml:space="preserve"> and adopting the ‘train a trainer’ approach</w:t>
      </w:r>
      <w:r w:rsidRPr="009312DB">
        <w:rPr>
          <w:bCs/>
          <w:color w:val="000000"/>
          <w:sz w:val="20"/>
          <w:lang w:val="en-GB"/>
        </w:rPr>
        <w:t xml:space="preserve">. The agents are incentivised to find potential new agents who can be a part of the network and to train them with the skills needed to play this role. This expanded network of agents </w:t>
      </w:r>
      <w:r w:rsidR="00E32FD1">
        <w:rPr>
          <w:bCs/>
          <w:color w:val="000000"/>
          <w:sz w:val="20"/>
          <w:lang w:val="en-GB"/>
        </w:rPr>
        <w:t>is helping</w:t>
      </w:r>
      <w:r w:rsidRPr="009312DB">
        <w:rPr>
          <w:bCs/>
          <w:color w:val="000000"/>
          <w:sz w:val="20"/>
          <w:lang w:val="en-GB"/>
        </w:rPr>
        <w:t xml:space="preserve">Resham Sutra expand its customer base to new geographies. </w:t>
      </w:r>
    </w:p>
    <w:p w14:paraId="66C188B2" w14:textId="77777777" w:rsidR="009312DB" w:rsidRPr="00BF1935" w:rsidRDefault="00E32FD1" w:rsidP="009312DB">
      <w:pPr>
        <w:pBdr>
          <w:top w:val="nil"/>
          <w:left w:val="nil"/>
          <w:bottom w:val="nil"/>
          <w:right w:val="nil"/>
          <w:between w:val="nil"/>
        </w:pBdr>
        <w:spacing w:line="276" w:lineRule="auto"/>
        <w:rPr>
          <w:bCs/>
          <w:color w:val="000000"/>
          <w:sz w:val="20"/>
          <w:lang w:val="en-GB"/>
        </w:rPr>
      </w:pPr>
      <w:r>
        <w:rPr>
          <w:bCs/>
          <w:color w:val="000000"/>
          <w:sz w:val="20"/>
          <w:lang w:val="en-GB"/>
        </w:rPr>
        <w:t>The company also believes that for sustained</w:t>
      </w:r>
      <w:r w:rsidR="009312DB" w:rsidRPr="009312DB">
        <w:rPr>
          <w:bCs/>
          <w:color w:val="000000"/>
          <w:sz w:val="20"/>
          <w:lang w:val="en-GB"/>
        </w:rPr>
        <w:t xml:space="preserve"> grow</w:t>
      </w:r>
      <w:r>
        <w:rPr>
          <w:bCs/>
          <w:color w:val="000000"/>
          <w:sz w:val="20"/>
          <w:lang w:val="en-GB"/>
        </w:rPr>
        <w:t>th and replication of the business model</w:t>
      </w:r>
      <w:r w:rsidR="009312DB" w:rsidRPr="009312DB">
        <w:rPr>
          <w:bCs/>
          <w:color w:val="000000"/>
          <w:sz w:val="20"/>
          <w:lang w:val="en-GB"/>
        </w:rPr>
        <w:t xml:space="preserve">, </w:t>
      </w:r>
      <w:r>
        <w:rPr>
          <w:bCs/>
          <w:color w:val="000000"/>
          <w:sz w:val="20"/>
          <w:lang w:val="en-GB"/>
        </w:rPr>
        <w:t xml:space="preserve">enabling government </w:t>
      </w:r>
      <w:r w:rsidR="009312DB" w:rsidRPr="009312DB">
        <w:rPr>
          <w:bCs/>
          <w:color w:val="000000"/>
          <w:sz w:val="20"/>
          <w:lang w:val="en-GB"/>
        </w:rPr>
        <w:t xml:space="preserve">subsidies and </w:t>
      </w:r>
      <w:r>
        <w:rPr>
          <w:bCs/>
          <w:color w:val="000000"/>
          <w:sz w:val="20"/>
          <w:lang w:val="en-GB"/>
        </w:rPr>
        <w:t xml:space="preserve">financial access </w:t>
      </w:r>
      <w:r w:rsidR="009312DB" w:rsidRPr="009312DB">
        <w:rPr>
          <w:bCs/>
          <w:color w:val="000000"/>
          <w:sz w:val="20"/>
          <w:lang w:val="en-GB"/>
        </w:rPr>
        <w:t xml:space="preserve">schemes such as the MUDRA loan, National Handloom Development Program, Handloom Weavers Comprehensive Welfare Scheme </w:t>
      </w:r>
      <w:r>
        <w:rPr>
          <w:bCs/>
          <w:color w:val="000000"/>
          <w:sz w:val="20"/>
          <w:lang w:val="en-GB"/>
        </w:rPr>
        <w:t>will play a big role as they will encourage entrepreneurs and agents to join the sector. The company is also a strong advocate of scaling through partnerships as there are several opportunities ranging from</w:t>
      </w:r>
      <w:r w:rsidR="009312DB" w:rsidRPr="009312DB">
        <w:rPr>
          <w:bCs/>
          <w:color w:val="000000"/>
          <w:sz w:val="20"/>
          <w:lang w:val="en-GB"/>
        </w:rPr>
        <w:t xml:space="preserve"> procuring the machines for the women</w:t>
      </w:r>
      <w:r>
        <w:rPr>
          <w:bCs/>
          <w:color w:val="000000"/>
          <w:sz w:val="20"/>
          <w:lang w:val="en-GB"/>
        </w:rPr>
        <w:t xml:space="preserve"> to</w:t>
      </w:r>
      <w:r w:rsidR="009312DB" w:rsidRPr="009312DB">
        <w:rPr>
          <w:bCs/>
          <w:color w:val="000000"/>
          <w:sz w:val="20"/>
          <w:lang w:val="en-GB"/>
        </w:rPr>
        <w:t xml:space="preserve"> obtaining the raw material</w:t>
      </w:r>
      <w:r>
        <w:rPr>
          <w:bCs/>
          <w:color w:val="000000"/>
          <w:sz w:val="20"/>
          <w:lang w:val="en-GB"/>
        </w:rPr>
        <w:t>s to</w:t>
      </w:r>
      <w:r w:rsidR="009312DB" w:rsidRPr="009312DB">
        <w:rPr>
          <w:bCs/>
          <w:color w:val="000000"/>
          <w:sz w:val="20"/>
          <w:lang w:val="en-GB"/>
        </w:rPr>
        <w:t xml:space="preserve"> creating a market for the finished product</w:t>
      </w:r>
      <w:r>
        <w:rPr>
          <w:bCs/>
          <w:color w:val="000000"/>
          <w:sz w:val="20"/>
          <w:lang w:val="en-GB"/>
        </w:rPr>
        <w:t xml:space="preserve"> that can be effectively done through strong partnerships.</w:t>
      </w:r>
    </w:p>
    <w:p w14:paraId="29A60E20" w14:textId="77777777" w:rsidR="004F3EAA" w:rsidRPr="00C336D5" w:rsidRDefault="00AA17C7" w:rsidP="00C336D5">
      <w:pPr>
        <w:rPr>
          <w:color w:val="B3442F"/>
          <w:sz w:val="32"/>
          <w:szCs w:val="32"/>
          <w:lang w:val="en-GB"/>
        </w:rPr>
      </w:pPr>
      <w:r w:rsidRPr="009312DB">
        <w:rPr>
          <w:color w:val="B3442F"/>
          <w:sz w:val="32"/>
          <w:szCs w:val="32"/>
          <w:lang w:val="en-GB"/>
        </w:rPr>
        <w:t>Impact (1,000 characters)</w:t>
      </w:r>
    </w:p>
    <w:p w14:paraId="6278A5F5" w14:textId="77777777" w:rsidR="00F618FC" w:rsidRDefault="004A5105" w:rsidP="004F3EAA">
      <w:pPr>
        <w:jc w:val="left"/>
        <w:rPr>
          <w:color w:val="000000"/>
          <w:sz w:val="20"/>
          <w:lang w:val="en-GB"/>
        </w:rPr>
      </w:pPr>
      <w:r w:rsidRPr="005C31C7">
        <w:rPr>
          <w:b/>
          <w:bCs/>
          <w:color w:val="000000"/>
          <w:sz w:val="20"/>
          <w:lang w:val="en-GB"/>
        </w:rPr>
        <w:t>Community</w:t>
      </w:r>
      <w:r>
        <w:rPr>
          <w:color w:val="000000"/>
          <w:sz w:val="20"/>
          <w:lang w:val="en-GB"/>
        </w:rPr>
        <w:t xml:space="preserve">: </w:t>
      </w:r>
      <w:r w:rsidR="00077925">
        <w:rPr>
          <w:color w:val="000000"/>
          <w:sz w:val="20"/>
          <w:lang w:val="en-GB"/>
        </w:rPr>
        <w:t xml:space="preserve">Resham Sutra has </w:t>
      </w:r>
      <w:r w:rsidR="00017755">
        <w:rPr>
          <w:color w:val="000000"/>
          <w:sz w:val="20"/>
          <w:lang w:val="en-GB"/>
        </w:rPr>
        <w:t xml:space="preserve">impacted </w:t>
      </w:r>
      <w:r w:rsidR="00077925">
        <w:rPr>
          <w:color w:val="000000"/>
          <w:sz w:val="20"/>
          <w:lang w:val="en-GB"/>
        </w:rPr>
        <w:t>more than</w:t>
      </w:r>
      <w:r w:rsidR="009312DB">
        <w:rPr>
          <w:color w:val="000000"/>
          <w:sz w:val="20"/>
          <w:lang w:val="en-GB"/>
        </w:rPr>
        <w:t xml:space="preserve"> 11,</w:t>
      </w:r>
      <w:r w:rsidR="00077925">
        <w:rPr>
          <w:color w:val="000000"/>
          <w:sz w:val="20"/>
          <w:lang w:val="en-GB"/>
        </w:rPr>
        <w:t xml:space="preserve">000 silk workers till date. </w:t>
      </w:r>
      <w:r w:rsidR="0098284F">
        <w:rPr>
          <w:color w:val="000000"/>
          <w:sz w:val="20"/>
          <w:lang w:val="en-GB"/>
        </w:rPr>
        <w:t xml:space="preserve">Through </w:t>
      </w:r>
      <w:r w:rsidR="00E32FD1">
        <w:rPr>
          <w:color w:val="000000"/>
          <w:sz w:val="20"/>
          <w:lang w:val="en-GB"/>
        </w:rPr>
        <w:t>their</w:t>
      </w:r>
      <w:r w:rsidR="0098284F">
        <w:rPr>
          <w:color w:val="000000"/>
          <w:sz w:val="20"/>
          <w:lang w:val="en-GB"/>
        </w:rPr>
        <w:t xml:space="preserve"> network, the women </w:t>
      </w:r>
      <w:r w:rsidR="00E32FD1">
        <w:rPr>
          <w:color w:val="000000"/>
          <w:sz w:val="20"/>
          <w:lang w:val="en-GB"/>
        </w:rPr>
        <w:t xml:space="preserve">have </w:t>
      </w:r>
      <w:r w:rsidR="0098284F">
        <w:rPr>
          <w:color w:val="000000"/>
          <w:sz w:val="20"/>
          <w:lang w:val="en-GB"/>
        </w:rPr>
        <w:t>increase</w:t>
      </w:r>
      <w:r w:rsidR="00E32FD1">
        <w:rPr>
          <w:color w:val="000000"/>
          <w:sz w:val="20"/>
          <w:lang w:val="en-GB"/>
        </w:rPr>
        <w:t>d</w:t>
      </w:r>
      <w:r w:rsidR="0098284F">
        <w:rPr>
          <w:color w:val="000000"/>
          <w:sz w:val="20"/>
          <w:lang w:val="en-GB"/>
        </w:rPr>
        <w:t xml:space="preserve"> their productivity levels as they are better equipped to handle challenges associated with using the solar powered machines. The level of income of the weavers on average </w:t>
      </w:r>
      <w:r w:rsidR="00E32FD1">
        <w:rPr>
          <w:color w:val="000000"/>
          <w:sz w:val="20"/>
          <w:lang w:val="en-GB"/>
        </w:rPr>
        <w:t xml:space="preserve">has </w:t>
      </w:r>
      <w:r w:rsidR="0098284F">
        <w:rPr>
          <w:color w:val="000000"/>
          <w:sz w:val="20"/>
          <w:lang w:val="en-GB"/>
        </w:rPr>
        <w:t>doubled from $40 per month to $80 per month</w:t>
      </w:r>
      <w:r w:rsidR="00E32FD1">
        <w:rPr>
          <w:color w:val="000000"/>
          <w:sz w:val="20"/>
          <w:lang w:val="en-GB"/>
        </w:rPr>
        <w:t xml:space="preserve"> and </w:t>
      </w:r>
      <w:r w:rsidR="0098284F">
        <w:rPr>
          <w:color w:val="000000"/>
          <w:sz w:val="20"/>
          <w:lang w:val="en-GB"/>
        </w:rPr>
        <w:t xml:space="preserve">this increased income </w:t>
      </w:r>
      <w:r w:rsidR="00E32FD1">
        <w:rPr>
          <w:color w:val="000000"/>
          <w:sz w:val="20"/>
          <w:lang w:val="en-GB"/>
        </w:rPr>
        <w:t xml:space="preserve">has led to </w:t>
      </w:r>
      <w:r w:rsidR="0098284F">
        <w:rPr>
          <w:color w:val="000000"/>
          <w:sz w:val="20"/>
          <w:lang w:val="en-GB"/>
        </w:rPr>
        <w:t>the</w:t>
      </w:r>
      <w:r w:rsidR="00D005E2">
        <w:rPr>
          <w:color w:val="000000"/>
          <w:sz w:val="20"/>
          <w:lang w:val="en-GB"/>
        </w:rPr>
        <w:t xml:space="preserve"> women invest</w:t>
      </w:r>
      <w:r w:rsidR="00E32FD1">
        <w:rPr>
          <w:color w:val="000000"/>
          <w:sz w:val="20"/>
          <w:lang w:val="en-GB"/>
        </w:rPr>
        <w:t>ing more time and money</w:t>
      </w:r>
      <w:r w:rsidR="00D005E2">
        <w:rPr>
          <w:color w:val="000000"/>
          <w:sz w:val="20"/>
          <w:lang w:val="en-GB"/>
        </w:rPr>
        <w:t xml:space="preserve"> in their children’s education, healthcare and </w:t>
      </w:r>
      <w:r w:rsidR="00E32FD1">
        <w:rPr>
          <w:color w:val="000000"/>
          <w:sz w:val="20"/>
          <w:lang w:val="en-GB"/>
        </w:rPr>
        <w:t>quality of life</w:t>
      </w:r>
      <w:r w:rsidR="00D005E2">
        <w:rPr>
          <w:color w:val="000000"/>
          <w:sz w:val="20"/>
          <w:lang w:val="en-GB"/>
        </w:rPr>
        <w:t>.</w:t>
      </w:r>
      <w:r w:rsidR="00E32FD1">
        <w:rPr>
          <w:color w:val="000000"/>
          <w:sz w:val="20"/>
          <w:lang w:val="en-GB"/>
        </w:rPr>
        <w:t>Also a</w:t>
      </w:r>
      <w:r w:rsidR="00017755">
        <w:rPr>
          <w:color w:val="000000"/>
          <w:sz w:val="20"/>
          <w:lang w:val="en-GB"/>
        </w:rPr>
        <w:t xml:space="preserve">s the women </w:t>
      </w:r>
      <w:r w:rsidR="00E61DB5">
        <w:rPr>
          <w:color w:val="000000"/>
          <w:sz w:val="20"/>
          <w:lang w:val="en-GB"/>
        </w:rPr>
        <w:t xml:space="preserve">are </w:t>
      </w:r>
      <w:r w:rsidR="00E32FD1">
        <w:rPr>
          <w:color w:val="000000"/>
          <w:sz w:val="20"/>
          <w:lang w:val="en-GB"/>
        </w:rPr>
        <w:t xml:space="preserve">now </w:t>
      </w:r>
      <w:r w:rsidR="00E61DB5">
        <w:rPr>
          <w:color w:val="000000"/>
          <w:sz w:val="20"/>
          <w:lang w:val="en-GB"/>
        </w:rPr>
        <w:t>seen as economic contributors,</w:t>
      </w:r>
      <w:r w:rsidR="00017755">
        <w:rPr>
          <w:color w:val="000000"/>
          <w:sz w:val="20"/>
          <w:lang w:val="en-GB"/>
        </w:rPr>
        <w:t xml:space="preserve"> they have </w:t>
      </w:r>
      <w:r w:rsidR="00E32FD1">
        <w:rPr>
          <w:color w:val="000000"/>
          <w:sz w:val="20"/>
          <w:lang w:val="en-GB"/>
        </w:rPr>
        <w:t xml:space="preserve">been empowered to have a </w:t>
      </w:r>
      <w:r w:rsidR="00E61DB5">
        <w:rPr>
          <w:color w:val="000000"/>
          <w:sz w:val="20"/>
          <w:lang w:val="en-GB"/>
        </w:rPr>
        <w:t>decision making say in their households and communities</w:t>
      </w:r>
      <w:r w:rsidR="00E32FD1">
        <w:rPr>
          <w:color w:val="000000"/>
          <w:sz w:val="20"/>
          <w:lang w:val="en-GB"/>
        </w:rPr>
        <w:t xml:space="preserve"> and have developed leadership and organizational skills.</w:t>
      </w:r>
    </w:p>
    <w:p w14:paraId="49839B05" w14:textId="77777777" w:rsidR="00AA17C7" w:rsidRPr="000E2681" w:rsidRDefault="004B4F7A" w:rsidP="004F3EAA">
      <w:pPr>
        <w:pBdr>
          <w:top w:val="nil"/>
          <w:left w:val="nil"/>
          <w:bottom w:val="nil"/>
          <w:right w:val="nil"/>
          <w:between w:val="nil"/>
        </w:pBdr>
        <w:spacing w:line="276" w:lineRule="auto"/>
        <w:jc w:val="left"/>
        <w:rPr>
          <w:color w:val="000000"/>
          <w:sz w:val="20"/>
          <w:lang w:val="en-GB"/>
        </w:rPr>
      </w:pPr>
      <w:r w:rsidRPr="004B4F7A">
        <w:rPr>
          <w:b/>
          <w:bCs/>
          <w:color w:val="000000"/>
          <w:sz w:val="20"/>
          <w:lang w:val="en-GB"/>
        </w:rPr>
        <w:t>O</w:t>
      </w:r>
      <w:r w:rsidR="00AA17C7" w:rsidRPr="004B4F7A">
        <w:rPr>
          <w:b/>
          <w:bCs/>
          <w:color w:val="000000"/>
          <w:sz w:val="20"/>
          <w:lang w:val="en-GB"/>
        </w:rPr>
        <w:t>rganisation</w:t>
      </w:r>
      <w:r w:rsidR="00AA17C7" w:rsidRPr="000E2681">
        <w:rPr>
          <w:color w:val="000000"/>
          <w:sz w:val="20"/>
          <w:lang w:val="en-GB"/>
        </w:rPr>
        <w:t xml:space="preserve">: </w:t>
      </w:r>
      <w:r w:rsidR="00077925">
        <w:rPr>
          <w:color w:val="000000"/>
          <w:sz w:val="20"/>
          <w:lang w:val="en-GB"/>
        </w:rPr>
        <w:t xml:space="preserve">The organization has grown </w:t>
      </w:r>
      <w:r w:rsidR="00C336D5">
        <w:rPr>
          <w:color w:val="000000"/>
          <w:sz w:val="20"/>
          <w:lang w:val="en-GB"/>
        </w:rPr>
        <w:t xml:space="preserve">to </w:t>
      </w:r>
      <w:r w:rsidR="009312DB">
        <w:rPr>
          <w:color w:val="000000"/>
          <w:sz w:val="20"/>
          <w:lang w:val="en-GB"/>
        </w:rPr>
        <w:t>22</w:t>
      </w:r>
      <w:r w:rsidR="00C336D5">
        <w:rPr>
          <w:color w:val="000000"/>
          <w:sz w:val="20"/>
          <w:lang w:val="en-GB"/>
        </w:rPr>
        <w:t xml:space="preserve"> people in the headquarters and about </w:t>
      </w:r>
      <w:r w:rsidR="005B169C">
        <w:rPr>
          <w:color w:val="000000"/>
          <w:sz w:val="20"/>
          <w:lang w:val="en-GB"/>
        </w:rPr>
        <w:t>4</w:t>
      </w:r>
      <w:r w:rsidR="00C336D5">
        <w:rPr>
          <w:color w:val="000000"/>
          <w:sz w:val="20"/>
          <w:lang w:val="en-GB"/>
        </w:rPr>
        <w:t>5 agent</w:t>
      </w:r>
      <w:r w:rsidR="005B169C">
        <w:rPr>
          <w:color w:val="000000"/>
          <w:sz w:val="20"/>
          <w:lang w:val="en-GB"/>
        </w:rPr>
        <w:t>s</w:t>
      </w:r>
      <w:r w:rsidR="00C336D5">
        <w:rPr>
          <w:color w:val="000000"/>
          <w:sz w:val="20"/>
          <w:lang w:val="en-GB"/>
        </w:rPr>
        <w:t xml:space="preserve"> networks on the ground. This network has enabled the Resham Sutra to penetrate hard to reach areas and scale their operations. </w:t>
      </w:r>
      <w:r>
        <w:rPr>
          <w:color w:val="000000"/>
          <w:sz w:val="20"/>
          <w:lang w:val="en-GB"/>
        </w:rPr>
        <w:t xml:space="preserve">More so, with this network they are able to cut back on the financial expenses made to make regular field visits </w:t>
      </w:r>
    </w:p>
    <w:p w14:paraId="58DEE1B0" w14:textId="77777777" w:rsidR="00AA17C7" w:rsidRPr="0016029C" w:rsidRDefault="004B4F7A" w:rsidP="0016029C">
      <w:pPr>
        <w:pBdr>
          <w:top w:val="nil"/>
          <w:left w:val="nil"/>
          <w:bottom w:val="nil"/>
          <w:right w:val="nil"/>
          <w:between w:val="nil"/>
        </w:pBdr>
        <w:spacing w:line="276" w:lineRule="auto"/>
        <w:jc w:val="left"/>
        <w:rPr>
          <w:sz w:val="20"/>
        </w:rPr>
      </w:pPr>
      <w:r w:rsidRPr="004F3EAA">
        <w:rPr>
          <w:b/>
          <w:bCs/>
          <w:color w:val="000000"/>
          <w:sz w:val="20"/>
          <w:lang w:val="en-GB"/>
        </w:rPr>
        <w:t>E</w:t>
      </w:r>
      <w:r w:rsidR="00AA17C7" w:rsidRPr="004F3EAA">
        <w:rPr>
          <w:b/>
          <w:bCs/>
          <w:color w:val="000000"/>
          <w:sz w:val="20"/>
          <w:lang w:val="en-GB"/>
        </w:rPr>
        <w:t>nvironment</w:t>
      </w:r>
      <w:r w:rsidR="00AA17C7" w:rsidRPr="004F3EAA">
        <w:rPr>
          <w:color w:val="000000"/>
          <w:sz w:val="20"/>
          <w:lang w:val="en-GB"/>
        </w:rPr>
        <w:t>:</w:t>
      </w:r>
      <w:r w:rsidRPr="004F3EAA">
        <w:rPr>
          <w:sz w:val="20"/>
        </w:rPr>
        <w:t xml:space="preserve">Through its solar powered machines, Resham Sutra has been able to </w:t>
      </w:r>
      <w:r w:rsidR="00E32FD1">
        <w:rPr>
          <w:sz w:val="20"/>
        </w:rPr>
        <w:t>run power looms that would typically use diesel generators on a renewable energy source.</w:t>
      </w:r>
    </w:p>
    <w:p w14:paraId="7984F2BA" w14:textId="77777777" w:rsidR="00AA17C7" w:rsidRPr="00ED4C4C" w:rsidRDefault="00AA17C7" w:rsidP="00AA17C7">
      <w:pPr>
        <w:rPr>
          <w:color w:val="B3442F"/>
          <w:sz w:val="32"/>
          <w:szCs w:val="32"/>
          <w:lang w:val="en-GB"/>
        </w:rPr>
      </w:pPr>
      <w:r w:rsidRPr="00ED4C4C">
        <w:rPr>
          <w:color w:val="B3442F"/>
          <w:sz w:val="32"/>
          <w:szCs w:val="32"/>
          <w:lang w:val="en-GB"/>
        </w:rPr>
        <w:t>Acknowledgements (500 characters)</w:t>
      </w:r>
    </w:p>
    <w:p w14:paraId="7C60C8F2" w14:textId="77777777" w:rsidR="004F3EAA" w:rsidRPr="004F3EAA" w:rsidRDefault="004F3EAA">
      <w:pPr>
        <w:rPr>
          <w:b/>
          <w:bCs/>
          <w:sz w:val="20"/>
        </w:rPr>
      </w:pPr>
      <w:r w:rsidRPr="004F3EAA">
        <w:rPr>
          <w:b/>
          <w:bCs/>
          <w:sz w:val="20"/>
        </w:rPr>
        <w:t xml:space="preserve">Interview: </w:t>
      </w:r>
    </w:p>
    <w:p w14:paraId="2809E407" w14:textId="77777777" w:rsidR="00506FBA" w:rsidRPr="004F3EAA" w:rsidRDefault="004F3EAA">
      <w:pPr>
        <w:rPr>
          <w:sz w:val="20"/>
        </w:rPr>
      </w:pPr>
      <w:r w:rsidRPr="004F3EAA">
        <w:rPr>
          <w:sz w:val="20"/>
        </w:rPr>
        <w:t>Kunal Vaid</w:t>
      </w:r>
    </w:p>
    <w:sectPr w:rsidR="00506FBA" w:rsidRPr="004F3EAA" w:rsidSect="00763C1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Rustam Sengupta" w:date="2020-12-01T12:10:00Z" w:initials="RS">
    <w:p w14:paraId="02E254C3" w14:textId="77777777" w:rsidR="00F52336" w:rsidRDefault="00F52336">
      <w:pPr>
        <w:pStyle w:val="CommentText"/>
      </w:pPr>
      <w:r>
        <w:rPr>
          <w:rStyle w:val="CommentReference"/>
        </w:rPr>
        <w:annotationRef/>
      </w:r>
      <w:r>
        <w:t>Dear Kunal, Kindly provide us a few examples of support NGOs that promote agent networks successfully (if working with you then better).</w:t>
      </w:r>
    </w:p>
    <w:p w14:paraId="3FDA7184" w14:textId="77777777" w:rsidR="0058383F" w:rsidRDefault="0058383F">
      <w:pPr>
        <w:pStyle w:val="CommentText"/>
      </w:pPr>
      <w:r>
        <w:t>[Kunal] We are working with NGOs like Astitva Mahila Samiti (Chattisgarh) and Women Self Help Groups in other areas</w:t>
      </w:r>
    </w:p>
  </w:comment>
  <w:comment w:id="2" w:author="Rustam Sengupta" w:date="2020-11-11T10:00:00Z" w:initials="RS">
    <w:p w14:paraId="3A41A308" w14:textId="77777777" w:rsidR="004F248A" w:rsidRDefault="004F248A">
      <w:pPr>
        <w:pStyle w:val="CommentText"/>
      </w:pPr>
      <w:r>
        <w:rPr>
          <w:rStyle w:val="CommentReference"/>
        </w:rPr>
        <w:annotationRef/>
      </w:r>
      <w:r>
        <w:t>Dear Kunal, kindly validate that the numbers below are accurate and captured properly by our research.</w:t>
      </w:r>
    </w:p>
  </w:comment>
  <w:comment w:id="3" w:author="Rustam Sengupta" w:date="2020-11-11T09:59:00Z" w:initials="RS">
    <w:p w14:paraId="03183EBB" w14:textId="77777777" w:rsidR="004F248A" w:rsidRDefault="004F248A">
      <w:pPr>
        <w:pStyle w:val="CommentText"/>
      </w:pPr>
      <w:r>
        <w:rPr>
          <w:rStyle w:val="CommentReference"/>
        </w:rPr>
        <w:annotationRef/>
      </w:r>
      <w:r>
        <w:t>Dear Kunal, Please provide a good quote for your organization and business model innovation that we can capture here.</w:t>
      </w:r>
    </w:p>
  </w:comment>
  <w:comment w:id="4" w:author="Rustam Sengupta" w:date="2020-11-11T10:32:00Z" w:initials="RS">
    <w:p w14:paraId="542B30B9" w14:textId="77777777" w:rsidR="001D2006" w:rsidRDefault="001D2006">
      <w:pPr>
        <w:pStyle w:val="CommentText"/>
      </w:pPr>
      <w:r>
        <w:rPr>
          <w:rStyle w:val="CommentReference"/>
        </w:rPr>
        <w:annotationRef/>
      </w:r>
      <w:r>
        <w:t>Dear Kunal, Kindly provide us a quote from more customers or connect us with one so that we can setup a call.</w:t>
      </w:r>
    </w:p>
  </w:comment>
  <w:comment w:id="5" w:author="Rustam Sengupta" w:date="2020-12-01T12:55:00Z" w:initials="RS">
    <w:p w14:paraId="17F90A2B" w14:textId="77777777" w:rsidR="005A3C4B" w:rsidRDefault="005A3C4B">
      <w:pPr>
        <w:pStyle w:val="CommentText"/>
      </w:pPr>
      <w:r>
        <w:rPr>
          <w:rStyle w:val="CommentReference"/>
        </w:rPr>
        <w:annotationRef/>
      </w:r>
      <w:r>
        <w:t>Dear Kunal, Kindly provide us a quote from an agent or connect us with one so that we can setup a call.</w:t>
      </w:r>
    </w:p>
    <w:p w14:paraId="4807DFC0" w14:textId="77777777" w:rsidR="005B169C" w:rsidRDefault="005B169C">
      <w:pPr>
        <w:pStyle w:val="CommentText"/>
      </w:pPr>
      <w:r>
        <w:t>[Kunal] I’ll connect you to a group</w:t>
      </w:r>
    </w:p>
  </w:comment>
  <w:comment w:id="7" w:author="Rustam Sengupta" w:date="2020-11-11T10:35:00Z" w:initials="RS">
    <w:p w14:paraId="711F9134" w14:textId="77777777" w:rsidR="00652E34" w:rsidRDefault="00652E34">
      <w:pPr>
        <w:pStyle w:val="CommentText"/>
      </w:pPr>
      <w:r>
        <w:rPr>
          <w:rStyle w:val="CommentReference"/>
        </w:rPr>
        <w:annotationRef/>
      </w:r>
      <w:r>
        <w:t>Dear Kunal, Please validate (and add/modify) if we have captured the business model correctly.</w:t>
      </w:r>
    </w:p>
  </w:comment>
  <w:comment w:id="8" w:author="Rustam Sengupta" w:date="2020-12-01T12:55:00Z" w:initials="RS">
    <w:p w14:paraId="63126A87" w14:textId="77777777" w:rsidR="002467C9" w:rsidRDefault="002467C9">
      <w:pPr>
        <w:pStyle w:val="CommentText"/>
      </w:pPr>
      <w:r>
        <w:rPr>
          <w:rStyle w:val="CommentReference"/>
        </w:rPr>
        <w:annotationRef/>
      </w:r>
      <w:r>
        <w:t>Dear Kunal, Kindly provide information on one partner who we can profile here, or please connect us / provide contact details so that we can schedule a call.</w:t>
      </w:r>
    </w:p>
    <w:p w14:paraId="548DB9F3" w14:textId="77777777" w:rsidR="005B169C" w:rsidRDefault="005B169C">
      <w:pPr>
        <w:pStyle w:val="CommentText"/>
      </w:pPr>
      <w:r>
        <w:t>[Kunal] Will connect on a call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FDA7184" w15:done="0"/>
  <w15:commentEx w15:paraId="3A41A308" w15:done="0"/>
  <w15:commentEx w15:paraId="03183EBB" w15:done="0"/>
  <w15:commentEx w15:paraId="542B30B9" w15:done="0"/>
  <w15:commentEx w15:paraId="4807DFC0" w15:done="0"/>
  <w15:commentEx w15:paraId="711F9134" w15:done="0"/>
  <w15:commentEx w15:paraId="548DB9F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FDA7184" w16cid:durableId="18945781"/>
  <w16cid:commentId w16cid:paraId="3A41A308" w16cid:durableId="56EE96CA"/>
  <w16cid:commentId w16cid:paraId="03183EBB" w16cid:durableId="38692603"/>
  <w16cid:commentId w16cid:paraId="542B30B9" w16cid:durableId="367C50E7"/>
  <w16cid:commentId w16cid:paraId="4807DFC0" w16cid:durableId="1FA59573"/>
  <w16cid:commentId w16cid:paraId="711F9134" w16cid:durableId="4094B88C"/>
  <w16cid:commentId w16cid:paraId="548DB9F3" w16cid:durableId="2017B8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6E44C" w14:textId="77777777" w:rsidR="00A26084" w:rsidRDefault="00A26084" w:rsidP="0000574D">
      <w:pPr>
        <w:spacing w:after="0"/>
      </w:pPr>
      <w:r>
        <w:separator/>
      </w:r>
    </w:p>
  </w:endnote>
  <w:endnote w:type="continuationSeparator" w:id="0">
    <w:p w14:paraId="69D0E986" w14:textId="77777777" w:rsidR="00A26084" w:rsidRDefault="00A26084" w:rsidP="000057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A3E0BD" w14:textId="77777777" w:rsidR="00A26084" w:rsidRDefault="00A26084" w:rsidP="0000574D">
      <w:pPr>
        <w:spacing w:after="0"/>
      </w:pPr>
      <w:r>
        <w:separator/>
      </w:r>
    </w:p>
  </w:footnote>
  <w:footnote w:type="continuationSeparator" w:id="0">
    <w:p w14:paraId="70E0D70D" w14:textId="77777777" w:rsidR="00A26084" w:rsidRDefault="00A26084" w:rsidP="0000574D">
      <w:pPr>
        <w:spacing w:after="0"/>
      </w:pPr>
      <w:r>
        <w:continuationSeparator/>
      </w:r>
    </w:p>
  </w:footnote>
  <w:footnote w:id="1">
    <w:p w14:paraId="1AEDB03E" w14:textId="77777777" w:rsidR="00143069" w:rsidRDefault="00143069">
      <w:pPr>
        <w:pStyle w:val="FootnoteText"/>
      </w:pPr>
      <w:r>
        <w:rPr>
          <w:rStyle w:val="FootnoteReference"/>
        </w:rPr>
        <w:footnoteRef/>
      </w:r>
      <w:r>
        <w:t xml:space="preserve">Fourth All India Handloom Census, link </w:t>
      </w:r>
      <w:hyperlink r:id="rId1" w:history="1">
        <w:r w:rsidRPr="00D502E7">
          <w:rPr>
            <w:rStyle w:val="Hyperlink"/>
          </w:rPr>
          <w:t>here</w:t>
        </w:r>
      </w:hyperlink>
    </w:p>
  </w:footnote>
  <w:footnote w:id="2">
    <w:p w14:paraId="2B8EE828" w14:textId="77777777" w:rsidR="001D3792" w:rsidRDefault="001D3792" w:rsidP="0000574D">
      <w:pPr>
        <w:pStyle w:val="FootnoteText"/>
      </w:pPr>
      <w:r>
        <w:rPr>
          <w:rStyle w:val="FootnoteReference"/>
        </w:rPr>
        <w:footnoteRef/>
      </w:r>
      <w:hyperlink r:id="rId2" w:history="1">
        <w:r w:rsidRPr="00541B66">
          <w:rPr>
            <w:rStyle w:val="Hyperlink"/>
          </w:rPr>
          <w:t>https://ashden.org/winners/resham-sutra/</w:t>
        </w:r>
      </w:hyperlink>
    </w:p>
  </w:footnote>
  <w:footnote w:id="3">
    <w:p w14:paraId="246D11C3" w14:textId="77777777" w:rsidR="004F248A" w:rsidRDefault="004F248A" w:rsidP="004F248A">
      <w:pPr>
        <w:pStyle w:val="FootnoteText"/>
      </w:pPr>
      <w:r>
        <w:rPr>
          <w:rStyle w:val="FootnoteReference"/>
        </w:rPr>
        <w:footnoteRef/>
      </w:r>
      <w:r w:rsidRPr="00F46820">
        <w:rPr>
          <w:bCs/>
          <w:color w:val="000000"/>
          <w:lang w:val="en-SG"/>
        </w:rPr>
        <w:t>According to the handloom census of 2019-20</w:t>
      </w:r>
    </w:p>
  </w:footnote>
  <w:footnote w:id="4">
    <w:p w14:paraId="074F2768" w14:textId="77777777" w:rsidR="00D22CCE" w:rsidRDefault="00D22CCE" w:rsidP="00D22CCE">
      <w:pPr>
        <w:pStyle w:val="FootnoteText"/>
      </w:pPr>
      <w:r>
        <w:rPr>
          <w:rStyle w:val="FootnoteReference"/>
        </w:rPr>
        <w:footnoteRef/>
      </w:r>
      <w:r>
        <w:t xml:space="preserve"> Fourth All India Handloom Census, link </w:t>
      </w:r>
      <w:hyperlink r:id="rId3" w:history="1">
        <w:r w:rsidRPr="00D502E7">
          <w:rPr>
            <w:rStyle w:val="Hyperlink"/>
          </w:rPr>
          <w:t>here</w:t>
        </w:r>
      </w:hyperlink>
    </w:p>
  </w:footnote>
  <w:footnote w:id="5">
    <w:p w14:paraId="02A771CA" w14:textId="77777777" w:rsidR="00911A63" w:rsidRPr="00911A63" w:rsidRDefault="00911A63">
      <w:pPr>
        <w:pStyle w:val="FootnoteText"/>
        <w:rPr>
          <w:lang w:val="en-SG"/>
        </w:rPr>
      </w:pPr>
      <w:r>
        <w:rPr>
          <w:rStyle w:val="FootnoteReference"/>
        </w:rPr>
        <w:footnoteRef/>
      </w:r>
      <w:r w:rsidRPr="00911A63">
        <w:rPr>
          <w:lang w:val="en-SG"/>
        </w:rPr>
        <w:t>The Centre for Handloom Information and Policy Advocacy</w:t>
      </w:r>
    </w:p>
  </w:footnote>
  <w:footnote w:id="6">
    <w:p w14:paraId="6CC4FDEA" w14:textId="77777777" w:rsidR="00207FD6" w:rsidRDefault="00207FD6" w:rsidP="00207FD6">
      <w:pPr>
        <w:pStyle w:val="FootnoteText"/>
      </w:pPr>
      <w:r>
        <w:rPr>
          <w:rStyle w:val="FootnoteReference"/>
        </w:rPr>
        <w:footnoteRef/>
      </w:r>
      <w:r w:rsidRPr="00405C81">
        <w:t>https://ashden.org/winners/resham-sutra/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B6336"/>
    <w:multiLevelType w:val="multilevel"/>
    <w:tmpl w:val="951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EF6263"/>
    <w:multiLevelType w:val="hybridMultilevel"/>
    <w:tmpl w:val="905EE924"/>
    <w:lvl w:ilvl="0" w:tplc="47C4C14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7EC4D18"/>
    <w:multiLevelType w:val="multilevel"/>
    <w:tmpl w:val="CCF095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38536F3"/>
    <w:multiLevelType w:val="hybridMultilevel"/>
    <w:tmpl w:val="A4C47C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E586D82"/>
    <w:multiLevelType w:val="hybridMultilevel"/>
    <w:tmpl w:val="8BD6F32A"/>
    <w:lvl w:ilvl="0" w:tplc="BFDE5F2C">
      <w:numFmt w:val="bullet"/>
      <w:lvlText w:val="-"/>
      <w:lvlJc w:val="left"/>
      <w:pPr>
        <w:ind w:left="720" w:hanging="360"/>
      </w:pPr>
      <w:rPr>
        <w:rFonts w:ascii="Arial Narrow" w:eastAsia="Arial"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861260"/>
    <w:multiLevelType w:val="hybridMultilevel"/>
    <w:tmpl w:val="6590BB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4AA41EC"/>
    <w:multiLevelType w:val="hybridMultilevel"/>
    <w:tmpl w:val="8084DC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F5917C0"/>
    <w:multiLevelType w:val="multilevel"/>
    <w:tmpl w:val="D28010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6077597"/>
    <w:multiLevelType w:val="hybridMultilevel"/>
    <w:tmpl w:val="EF10D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3907E7"/>
    <w:multiLevelType w:val="hybridMultilevel"/>
    <w:tmpl w:val="6D5CDE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4B66FB"/>
    <w:multiLevelType w:val="multilevel"/>
    <w:tmpl w:val="13DEA3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6F9021B"/>
    <w:multiLevelType w:val="multilevel"/>
    <w:tmpl w:val="FE2475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34790176">
    <w:abstractNumId w:val="11"/>
  </w:num>
  <w:num w:numId="2" w16cid:durableId="279050">
    <w:abstractNumId w:val="2"/>
  </w:num>
  <w:num w:numId="3" w16cid:durableId="517890044">
    <w:abstractNumId w:val="7"/>
  </w:num>
  <w:num w:numId="4" w16cid:durableId="863518433">
    <w:abstractNumId w:val="10"/>
  </w:num>
  <w:num w:numId="5" w16cid:durableId="79108721">
    <w:abstractNumId w:val="6"/>
  </w:num>
  <w:num w:numId="6" w16cid:durableId="838235137">
    <w:abstractNumId w:val="5"/>
  </w:num>
  <w:num w:numId="7" w16cid:durableId="500048826">
    <w:abstractNumId w:val="3"/>
  </w:num>
  <w:num w:numId="8" w16cid:durableId="1138306578">
    <w:abstractNumId w:val="1"/>
  </w:num>
  <w:num w:numId="9" w16cid:durableId="645940906">
    <w:abstractNumId w:val="8"/>
  </w:num>
  <w:num w:numId="10" w16cid:durableId="1062220824">
    <w:abstractNumId w:val="0"/>
  </w:num>
  <w:num w:numId="11" w16cid:durableId="2015569716">
    <w:abstractNumId w:val="4"/>
  </w:num>
  <w:num w:numId="12" w16cid:durableId="187604177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ustam Sengupta">
    <w15:presenceInfo w15:providerId="AD" w15:userId="S::r.sengupta@sdtc.ca::bd4fbcfa-2a7f-4390-b978-6745353f1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7C7"/>
    <w:rsid w:val="0000574D"/>
    <w:rsid w:val="00017043"/>
    <w:rsid w:val="00017755"/>
    <w:rsid w:val="00026BC6"/>
    <w:rsid w:val="00044D12"/>
    <w:rsid w:val="00057AE1"/>
    <w:rsid w:val="00062BCB"/>
    <w:rsid w:val="00064AB8"/>
    <w:rsid w:val="00077925"/>
    <w:rsid w:val="000979DE"/>
    <w:rsid w:val="000A76A0"/>
    <w:rsid w:val="000B31ED"/>
    <w:rsid w:val="000C5A0A"/>
    <w:rsid w:val="000D00CA"/>
    <w:rsid w:val="000F70EE"/>
    <w:rsid w:val="000F74BF"/>
    <w:rsid w:val="001142E8"/>
    <w:rsid w:val="001301B2"/>
    <w:rsid w:val="0013049A"/>
    <w:rsid w:val="00143069"/>
    <w:rsid w:val="001522A0"/>
    <w:rsid w:val="0016029C"/>
    <w:rsid w:val="0017552B"/>
    <w:rsid w:val="00180654"/>
    <w:rsid w:val="001969C8"/>
    <w:rsid w:val="00196E89"/>
    <w:rsid w:val="001A070F"/>
    <w:rsid w:val="001A0CD1"/>
    <w:rsid w:val="001A67C9"/>
    <w:rsid w:val="001B5A96"/>
    <w:rsid w:val="001C5E64"/>
    <w:rsid w:val="001C615C"/>
    <w:rsid w:val="001D2006"/>
    <w:rsid w:val="001D3792"/>
    <w:rsid w:val="001D4AC2"/>
    <w:rsid w:val="001F2524"/>
    <w:rsid w:val="001F61CA"/>
    <w:rsid w:val="00207FD6"/>
    <w:rsid w:val="002129AC"/>
    <w:rsid w:val="00214A7C"/>
    <w:rsid w:val="00214F40"/>
    <w:rsid w:val="002152E8"/>
    <w:rsid w:val="00225545"/>
    <w:rsid w:val="002255B7"/>
    <w:rsid w:val="002307EA"/>
    <w:rsid w:val="0023362F"/>
    <w:rsid w:val="00237BF8"/>
    <w:rsid w:val="002467C9"/>
    <w:rsid w:val="00246E45"/>
    <w:rsid w:val="00247A6B"/>
    <w:rsid w:val="00253733"/>
    <w:rsid w:val="0027273E"/>
    <w:rsid w:val="0029386C"/>
    <w:rsid w:val="002A04F5"/>
    <w:rsid w:val="002A2467"/>
    <w:rsid w:val="002A2DEF"/>
    <w:rsid w:val="002B16DA"/>
    <w:rsid w:val="002B2ED6"/>
    <w:rsid w:val="002B4781"/>
    <w:rsid w:val="002B66BF"/>
    <w:rsid w:val="002D0BA3"/>
    <w:rsid w:val="0030081E"/>
    <w:rsid w:val="0030742C"/>
    <w:rsid w:val="00324076"/>
    <w:rsid w:val="00333A2E"/>
    <w:rsid w:val="00341EA0"/>
    <w:rsid w:val="00357809"/>
    <w:rsid w:val="00357B2A"/>
    <w:rsid w:val="003649E6"/>
    <w:rsid w:val="00373256"/>
    <w:rsid w:val="00374BDC"/>
    <w:rsid w:val="00377454"/>
    <w:rsid w:val="003851B5"/>
    <w:rsid w:val="00386F39"/>
    <w:rsid w:val="0039063A"/>
    <w:rsid w:val="00396FA0"/>
    <w:rsid w:val="003B09D9"/>
    <w:rsid w:val="003B77B8"/>
    <w:rsid w:val="003C5602"/>
    <w:rsid w:val="003C5A7A"/>
    <w:rsid w:val="003E5CEF"/>
    <w:rsid w:val="00400195"/>
    <w:rsid w:val="00405AF0"/>
    <w:rsid w:val="00405EEF"/>
    <w:rsid w:val="00417280"/>
    <w:rsid w:val="004333CB"/>
    <w:rsid w:val="00451B58"/>
    <w:rsid w:val="004563FA"/>
    <w:rsid w:val="00464C44"/>
    <w:rsid w:val="00467399"/>
    <w:rsid w:val="004715EC"/>
    <w:rsid w:val="0048059F"/>
    <w:rsid w:val="00494DDE"/>
    <w:rsid w:val="004A5105"/>
    <w:rsid w:val="004B2A5E"/>
    <w:rsid w:val="004B2DF8"/>
    <w:rsid w:val="004B4F7A"/>
    <w:rsid w:val="004F1E74"/>
    <w:rsid w:val="004F248A"/>
    <w:rsid w:val="004F3EAA"/>
    <w:rsid w:val="004F423C"/>
    <w:rsid w:val="004F4E65"/>
    <w:rsid w:val="0050195E"/>
    <w:rsid w:val="00506FBA"/>
    <w:rsid w:val="00533168"/>
    <w:rsid w:val="005427EA"/>
    <w:rsid w:val="00546812"/>
    <w:rsid w:val="00553963"/>
    <w:rsid w:val="0056467E"/>
    <w:rsid w:val="0057175F"/>
    <w:rsid w:val="005813B3"/>
    <w:rsid w:val="0058383F"/>
    <w:rsid w:val="00584A9B"/>
    <w:rsid w:val="0059700B"/>
    <w:rsid w:val="005A3C4B"/>
    <w:rsid w:val="005B169C"/>
    <w:rsid w:val="005C2758"/>
    <w:rsid w:val="005C31C7"/>
    <w:rsid w:val="005D0E75"/>
    <w:rsid w:val="005D341D"/>
    <w:rsid w:val="005E0502"/>
    <w:rsid w:val="00607B23"/>
    <w:rsid w:val="0062176E"/>
    <w:rsid w:val="00623BFA"/>
    <w:rsid w:val="00625C9C"/>
    <w:rsid w:val="00652E34"/>
    <w:rsid w:val="00654E3D"/>
    <w:rsid w:val="0067755F"/>
    <w:rsid w:val="00680770"/>
    <w:rsid w:val="00687A91"/>
    <w:rsid w:val="006A4C3E"/>
    <w:rsid w:val="006B10AA"/>
    <w:rsid w:val="006B136A"/>
    <w:rsid w:val="006B23E0"/>
    <w:rsid w:val="006B45A6"/>
    <w:rsid w:val="006B5FB5"/>
    <w:rsid w:val="006F4FAC"/>
    <w:rsid w:val="00744384"/>
    <w:rsid w:val="0074775D"/>
    <w:rsid w:val="00751174"/>
    <w:rsid w:val="00763C14"/>
    <w:rsid w:val="0078302E"/>
    <w:rsid w:val="00786861"/>
    <w:rsid w:val="00791A45"/>
    <w:rsid w:val="007924E5"/>
    <w:rsid w:val="007B599B"/>
    <w:rsid w:val="007B5AFF"/>
    <w:rsid w:val="007C18F5"/>
    <w:rsid w:val="007D085B"/>
    <w:rsid w:val="007D2D3B"/>
    <w:rsid w:val="007E5FCC"/>
    <w:rsid w:val="007E64CF"/>
    <w:rsid w:val="007F37F6"/>
    <w:rsid w:val="00805497"/>
    <w:rsid w:val="0080726B"/>
    <w:rsid w:val="0081193E"/>
    <w:rsid w:val="00811AA5"/>
    <w:rsid w:val="008205AA"/>
    <w:rsid w:val="00832A3C"/>
    <w:rsid w:val="008575D6"/>
    <w:rsid w:val="00865072"/>
    <w:rsid w:val="0087061C"/>
    <w:rsid w:val="00874536"/>
    <w:rsid w:val="00880984"/>
    <w:rsid w:val="0088133A"/>
    <w:rsid w:val="008A2472"/>
    <w:rsid w:val="008A25B3"/>
    <w:rsid w:val="008A50A8"/>
    <w:rsid w:val="008B370D"/>
    <w:rsid w:val="008C38A6"/>
    <w:rsid w:val="008C3C5D"/>
    <w:rsid w:val="008E0183"/>
    <w:rsid w:val="008F78D6"/>
    <w:rsid w:val="00903590"/>
    <w:rsid w:val="0090716B"/>
    <w:rsid w:val="009077A1"/>
    <w:rsid w:val="0091081A"/>
    <w:rsid w:val="0091139B"/>
    <w:rsid w:val="00911A63"/>
    <w:rsid w:val="009129A2"/>
    <w:rsid w:val="009216D0"/>
    <w:rsid w:val="009312DB"/>
    <w:rsid w:val="00937255"/>
    <w:rsid w:val="00937490"/>
    <w:rsid w:val="00950B73"/>
    <w:rsid w:val="00951D10"/>
    <w:rsid w:val="0096025B"/>
    <w:rsid w:val="00975985"/>
    <w:rsid w:val="00977B41"/>
    <w:rsid w:val="0098284F"/>
    <w:rsid w:val="00993FE0"/>
    <w:rsid w:val="009A0D0C"/>
    <w:rsid w:val="009A0DA8"/>
    <w:rsid w:val="009B6EB7"/>
    <w:rsid w:val="009D3241"/>
    <w:rsid w:val="009E5749"/>
    <w:rsid w:val="009F2E86"/>
    <w:rsid w:val="00A15A82"/>
    <w:rsid w:val="00A161BC"/>
    <w:rsid w:val="00A24CD3"/>
    <w:rsid w:val="00A255AE"/>
    <w:rsid w:val="00A26084"/>
    <w:rsid w:val="00A41C94"/>
    <w:rsid w:val="00A8419B"/>
    <w:rsid w:val="00A857F1"/>
    <w:rsid w:val="00A97BE6"/>
    <w:rsid w:val="00A97DAA"/>
    <w:rsid w:val="00AA17C7"/>
    <w:rsid w:val="00AB69BB"/>
    <w:rsid w:val="00AC38CA"/>
    <w:rsid w:val="00AD0934"/>
    <w:rsid w:val="00AD4C5D"/>
    <w:rsid w:val="00AF4600"/>
    <w:rsid w:val="00AF6369"/>
    <w:rsid w:val="00B04FAC"/>
    <w:rsid w:val="00B278D1"/>
    <w:rsid w:val="00B33F86"/>
    <w:rsid w:val="00B74B59"/>
    <w:rsid w:val="00B80A58"/>
    <w:rsid w:val="00B81387"/>
    <w:rsid w:val="00B84285"/>
    <w:rsid w:val="00B90BCC"/>
    <w:rsid w:val="00B90F7F"/>
    <w:rsid w:val="00BC056A"/>
    <w:rsid w:val="00BC19EA"/>
    <w:rsid w:val="00BD23E8"/>
    <w:rsid w:val="00BE5DC9"/>
    <w:rsid w:val="00BF1935"/>
    <w:rsid w:val="00BF7D5F"/>
    <w:rsid w:val="00C141EB"/>
    <w:rsid w:val="00C146C3"/>
    <w:rsid w:val="00C14F4D"/>
    <w:rsid w:val="00C20429"/>
    <w:rsid w:val="00C21F68"/>
    <w:rsid w:val="00C2260E"/>
    <w:rsid w:val="00C304AE"/>
    <w:rsid w:val="00C32A0E"/>
    <w:rsid w:val="00C336D5"/>
    <w:rsid w:val="00C456F9"/>
    <w:rsid w:val="00C45F13"/>
    <w:rsid w:val="00C55223"/>
    <w:rsid w:val="00C579A6"/>
    <w:rsid w:val="00C651EF"/>
    <w:rsid w:val="00C71CF7"/>
    <w:rsid w:val="00C74406"/>
    <w:rsid w:val="00C86C61"/>
    <w:rsid w:val="00C9522F"/>
    <w:rsid w:val="00CD2CD1"/>
    <w:rsid w:val="00CE1671"/>
    <w:rsid w:val="00CF43D4"/>
    <w:rsid w:val="00CF7B23"/>
    <w:rsid w:val="00D005E2"/>
    <w:rsid w:val="00D22CCE"/>
    <w:rsid w:val="00D31B8A"/>
    <w:rsid w:val="00D47EBA"/>
    <w:rsid w:val="00D502E7"/>
    <w:rsid w:val="00D5178F"/>
    <w:rsid w:val="00D55FFC"/>
    <w:rsid w:val="00D74A89"/>
    <w:rsid w:val="00D75514"/>
    <w:rsid w:val="00D839E7"/>
    <w:rsid w:val="00D84857"/>
    <w:rsid w:val="00D95474"/>
    <w:rsid w:val="00DA54AE"/>
    <w:rsid w:val="00DB174A"/>
    <w:rsid w:val="00DD0580"/>
    <w:rsid w:val="00DE4154"/>
    <w:rsid w:val="00E034FA"/>
    <w:rsid w:val="00E146D9"/>
    <w:rsid w:val="00E14EFA"/>
    <w:rsid w:val="00E2241D"/>
    <w:rsid w:val="00E25AC7"/>
    <w:rsid w:val="00E319CB"/>
    <w:rsid w:val="00E32FD1"/>
    <w:rsid w:val="00E37813"/>
    <w:rsid w:val="00E501F0"/>
    <w:rsid w:val="00E54C7C"/>
    <w:rsid w:val="00E56A21"/>
    <w:rsid w:val="00E61DB5"/>
    <w:rsid w:val="00E778A7"/>
    <w:rsid w:val="00E84C11"/>
    <w:rsid w:val="00E92492"/>
    <w:rsid w:val="00E94546"/>
    <w:rsid w:val="00EB6970"/>
    <w:rsid w:val="00EC1C18"/>
    <w:rsid w:val="00EC74CB"/>
    <w:rsid w:val="00ED6B11"/>
    <w:rsid w:val="00ED7B1F"/>
    <w:rsid w:val="00EE42FB"/>
    <w:rsid w:val="00EE47A9"/>
    <w:rsid w:val="00EE6C86"/>
    <w:rsid w:val="00EE7772"/>
    <w:rsid w:val="00EF08CC"/>
    <w:rsid w:val="00EF4DA4"/>
    <w:rsid w:val="00EF5BB9"/>
    <w:rsid w:val="00EF6955"/>
    <w:rsid w:val="00EF7585"/>
    <w:rsid w:val="00F03705"/>
    <w:rsid w:val="00F10A9B"/>
    <w:rsid w:val="00F302E5"/>
    <w:rsid w:val="00F31395"/>
    <w:rsid w:val="00F35EFC"/>
    <w:rsid w:val="00F36439"/>
    <w:rsid w:val="00F464DD"/>
    <w:rsid w:val="00F46820"/>
    <w:rsid w:val="00F52336"/>
    <w:rsid w:val="00F618FC"/>
    <w:rsid w:val="00F707FC"/>
    <w:rsid w:val="00F75B74"/>
    <w:rsid w:val="00F76976"/>
    <w:rsid w:val="00F76BD8"/>
    <w:rsid w:val="00F77501"/>
    <w:rsid w:val="00FA6C36"/>
    <w:rsid w:val="00FB72F9"/>
    <w:rsid w:val="00FC4746"/>
    <w:rsid w:val="00FD37ED"/>
    <w:rsid w:val="00FE05F5"/>
    <w:rsid w:val="00FE6E4C"/>
    <w:rsid w:val="00FF0864"/>
    <w:rsid w:val="00FF34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82EB"/>
  <w15:docId w15:val="{E2F86785-FCC5-4CE4-81D4-5D9B85355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7C7"/>
    <w:pPr>
      <w:spacing w:after="120" w:line="240" w:lineRule="auto"/>
      <w:jc w:val="both"/>
    </w:pPr>
    <w:rPr>
      <w:rFonts w:ascii="Arial Narrow" w:eastAsia="Arial" w:hAnsi="Arial Narrow" w:cs="Arial"/>
      <w:szCs w:val="20"/>
      <w:lang w:val="en-US" w:eastAsia="en-GB"/>
    </w:rPr>
  </w:style>
  <w:style w:type="paragraph" w:styleId="Heading1">
    <w:name w:val="heading 1"/>
    <w:basedOn w:val="Normal"/>
    <w:next w:val="Normal"/>
    <w:link w:val="Heading1Char"/>
    <w:uiPriority w:val="9"/>
    <w:qFormat/>
    <w:rsid w:val="00AA17C7"/>
    <w:pPr>
      <w:keepNext/>
      <w:keepLines/>
      <w:spacing w:before="240"/>
      <w:ind w:left="432" w:hanging="432"/>
      <w:outlineLvl w:val="0"/>
    </w:pPr>
    <w:rPr>
      <w:color w:val="B3442F"/>
      <w:sz w:val="32"/>
      <w:szCs w:val="32"/>
    </w:rPr>
  </w:style>
  <w:style w:type="paragraph" w:styleId="Heading2">
    <w:name w:val="heading 2"/>
    <w:basedOn w:val="Normal"/>
    <w:next w:val="Normal"/>
    <w:link w:val="Heading2Char"/>
    <w:uiPriority w:val="9"/>
    <w:semiHidden/>
    <w:unhideWhenUsed/>
    <w:qFormat/>
    <w:rsid w:val="00357B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7C7"/>
    <w:rPr>
      <w:rFonts w:ascii="Arial Narrow" w:eastAsia="Arial" w:hAnsi="Arial Narrow" w:cs="Arial"/>
      <w:color w:val="B3442F"/>
      <w:sz w:val="32"/>
      <w:szCs w:val="32"/>
      <w:lang w:val="en-US" w:eastAsia="en-GB"/>
    </w:rPr>
  </w:style>
  <w:style w:type="paragraph" w:styleId="ListParagraph">
    <w:name w:val="List Paragraph"/>
    <w:aliases w:val="Resume Title,Citation List,heading 4"/>
    <w:basedOn w:val="Normal"/>
    <w:link w:val="ListParagraphChar"/>
    <w:uiPriority w:val="34"/>
    <w:qFormat/>
    <w:rsid w:val="00AA17C7"/>
    <w:pPr>
      <w:ind w:left="720"/>
      <w:contextualSpacing/>
    </w:pPr>
  </w:style>
  <w:style w:type="character" w:customStyle="1" w:styleId="ListParagraphChar">
    <w:name w:val="List Paragraph Char"/>
    <w:aliases w:val="Resume Title Char,Citation List Char,heading 4 Char"/>
    <w:basedOn w:val="DefaultParagraphFont"/>
    <w:link w:val="ListParagraph"/>
    <w:uiPriority w:val="34"/>
    <w:locked/>
    <w:rsid w:val="00AA17C7"/>
    <w:rPr>
      <w:rFonts w:ascii="Arial Narrow" w:eastAsia="Arial" w:hAnsi="Arial Narrow" w:cs="Arial"/>
      <w:szCs w:val="20"/>
      <w:lang w:val="en-US" w:eastAsia="en-GB"/>
    </w:rPr>
  </w:style>
  <w:style w:type="paragraph" w:styleId="BalloonText">
    <w:name w:val="Balloon Text"/>
    <w:basedOn w:val="Normal"/>
    <w:link w:val="BalloonTextChar"/>
    <w:uiPriority w:val="99"/>
    <w:semiHidden/>
    <w:unhideWhenUsed/>
    <w:rsid w:val="002255B7"/>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255B7"/>
    <w:rPr>
      <w:rFonts w:ascii="Times New Roman" w:eastAsia="Arial" w:hAnsi="Times New Roman" w:cs="Times New Roman"/>
      <w:sz w:val="18"/>
      <w:szCs w:val="18"/>
      <w:lang w:val="en-US" w:eastAsia="en-GB"/>
    </w:rPr>
  </w:style>
  <w:style w:type="paragraph" w:styleId="FootnoteText">
    <w:name w:val="footnote text"/>
    <w:basedOn w:val="Normal"/>
    <w:link w:val="FootnoteTextChar"/>
    <w:uiPriority w:val="99"/>
    <w:semiHidden/>
    <w:unhideWhenUsed/>
    <w:rsid w:val="0000574D"/>
    <w:pPr>
      <w:spacing w:after="0"/>
    </w:pPr>
    <w:rPr>
      <w:sz w:val="20"/>
    </w:rPr>
  </w:style>
  <w:style w:type="character" w:customStyle="1" w:styleId="FootnoteTextChar">
    <w:name w:val="Footnote Text Char"/>
    <w:basedOn w:val="DefaultParagraphFont"/>
    <w:link w:val="FootnoteText"/>
    <w:uiPriority w:val="99"/>
    <w:semiHidden/>
    <w:rsid w:val="0000574D"/>
    <w:rPr>
      <w:rFonts w:ascii="Arial Narrow" w:eastAsia="Arial" w:hAnsi="Arial Narrow" w:cs="Arial"/>
      <w:sz w:val="20"/>
      <w:szCs w:val="20"/>
      <w:lang w:val="en-US" w:eastAsia="en-GB"/>
    </w:rPr>
  </w:style>
  <w:style w:type="character" w:styleId="FootnoteReference">
    <w:name w:val="footnote reference"/>
    <w:basedOn w:val="DefaultParagraphFont"/>
    <w:uiPriority w:val="99"/>
    <w:semiHidden/>
    <w:unhideWhenUsed/>
    <w:rsid w:val="0000574D"/>
    <w:rPr>
      <w:vertAlign w:val="superscript"/>
    </w:rPr>
  </w:style>
  <w:style w:type="character" w:styleId="Hyperlink">
    <w:name w:val="Hyperlink"/>
    <w:basedOn w:val="DefaultParagraphFont"/>
    <w:uiPriority w:val="99"/>
    <w:unhideWhenUsed/>
    <w:rsid w:val="00B81387"/>
    <w:rPr>
      <w:color w:val="0563C1" w:themeColor="hyperlink"/>
      <w:u w:val="single"/>
    </w:rPr>
  </w:style>
  <w:style w:type="character" w:customStyle="1" w:styleId="UnresolvedMention1">
    <w:name w:val="Unresolved Mention1"/>
    <w:basedOn w:val="DefaultParagraphFont"/>
    <w:uiPriority w:val="99"/>
    <w:semiHidden/>
    <w:unhideWhenUsed/>
    <w:rsid w:val="00B81387"/>
    <w:rPr>
      <w:color w:val="605E5C"/>
      <w:shd w:val="clear" w:color="auto" w:fill="E1DFDD"/>
    </w:rPr>
  </w:style>
  <w:style w:type="character" w:customStyle="1" w:styleId="Heading2Char">
    <w:name w:val="Heading 2 Char"/>
    <w:basedOn w:val="DefaultParagraphFont"/>
    <w:link w:val="Heading2"/>
    <w:uiPriority w:val="9"/>
    <w:semiHidden/>
    <w:rsid w:val="00357B2A"/>
    <w:rPr>
      <w:rFonts w:asciiTheme="majorHAnsi" w:eastAsiaTheme="majorEastAsia" w:hAnsiTheme="majorHAnsi" w:cstheme="majorBidi"/>
      <w:color w:val="2F5496" w:themeColor="accent1" w:themeShade="BF"/>
      <w:sz w:val="26"/>
      <w:szCs w:val="26"/>
      <w:lang w:val="en-US" w:eastAsia="en-GB"/>
    </w:rPr>
  </w:style>
  <w:style w:type="paragraph" w:styleId="NormalWeb">
    <w:name w:val="Normal (Web)"/>
    <w:basedOn w:val="Normal"/>
    <w:uiPriority w:val="99"/>
    <w:semiHidden/>
    <w:unhideWhenUsed/>
    <w:rsid w:val="00FF3451"/>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8302E"/>
    <w:rPr>
      <w:sz w:val="16"/>
      <w:szCs w:val="16"/>
    </w:rPr>
  </w:style>
  <w:style w:type="paragraph" w:styleId="CommentText">
    <w:name w:val="annotation text"/>
    <w:basedOn w:val="Normal"/>
    <w:link w:val="CommentTextChar"/>
    <w:uiPriority w:val="99"/>
    <w:semiHidden/>
    <w:unhideWhenUsed/>
    <w:rsid w:val="0078302E"/>
    <w:rPr>
      <w:sz w:val="20"/>
    </w:rPr>
  </w:style>
  <w:style w:type="character" w:customStyle="1" w:styleId="CommentTextChar">
    <w:name w:val="Comment Text Char"/>
    <w:basedOn w:val="DefaultParagraphFont"/>
    <w:link w:val="CommentText"/>
    <w:uiPriority w:val="99"/>
    <w:semiHidden/>
    <w:rsid w:val="0078302E"/>
    <w:rPr>
      <w:rFonts w:ascii="Arial Narrow" w:eastAsia="Arial" w:hAnsi="Arial Narrow" w:cs="Arial"/>
      <w:sz w:val="20"/>
      <w:szCs w:val="20"/>
      <w:lang w:val="en-US" w:eastAsia="en-GB"/>
    </w:rPr>
  </w:style>
  <w:style w:type="paragraph" w:styleId="CommentSubject">
    <w:name w:val="annotation subject"/>
    <w:basedOn w:val="CommentText"/>
    <w:next w:val="CommentText"/>
    <w:link w:val="CommentSubjectChar"/>
    <w:uiPriority w:val="99"/>
    <w:semiHidden/>
    <w:unhideWhenUsed/>
    <w:rsid w:val="0078302E"/>
    <w:rPr>
      <w:b/>
      <w:bCs/>
    </w:rPr>
  </w:style>
  <w:style w:type="character" w:customStyle="1" w:styleId="CommentSubjectChar">
    <w:name w:val="Comment Subject Char"/>
    <w:basedOn w:val="CommentTextChar"/>
    <w:link w:val="CommentSubject"/>
    <w:uiPriority w:val="99"/>
    <w:semiHidden/>
    <w:rsid w:val="0078302E"/>
    <w:rPr>
      <w:rFonts w:ascii="Arial Narrow" w:eastAsia="Arial" w:hAnsi="Arial Narrow" w:cs="Arial"/>
      <w:b/>
      <w:bCs/>
      <w:sz w:val="20"/>
      <w:szCs w:val="20"/>
      <w:lang w:val="en-US" w:eastAsia="en-GB"/>
    </w:rPr>
  </w:style>
  <w:style w:type="character" w:customStyle="1" w:styleId="apple-converted-space">
    <w:name w:val="apple-converted-space"/>
    <w:basedOn w:val="DefaultParagraphFont"/>
    <w:rsid w:val="008E0183"/>
  </w:style>
  <w:style w:type="paragraph" w:styleId="Revision">
    <w:name w:val="Revision"/>
    <w:hidden/>
    <w:uiPriority w:val="99"/>
    <w:semiHidden/>
    <w:rsid w:val="003851B5"/>
    <w:pPr>
      <w:spacing w:after="0" w:line="240" w:lineRule="auto"/>
    </w:pPr>
    <w:rPr>
      <w:rFonts w:ascii="Arial Narrow" w:eastAsia="Arial" w:hAnsi="Arial Narrow" w:cs="Arial"/>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13946">
      <w:bodyDiv w:val="1"/>
      <w:marLeft w:val="0"/>
      <w:marRight w:val="0"/>
      <w:marTop w:val="0"/>
      <w:marBottom w:val="0"/>
      <w:divBdr>
        <w:top w:val="none" w:sz="0" w:space="0" w:color="auto"/>
        <w:left w:val="none" w:sz="0" w:space="0" w:color="auto"/>
        <w:bottom w:val="none" w:sz="0" w:space="0" w:color="auto"/>
        <w:right w:val="none" w:sz="0" w:space="0" w:color="auto"/>
      </w:divBdr>
      <w:divsChild>
        <w:div w:id="852382292">
          <w:marLeft w:val="0"/>
          <w:marRight w:val="0"/>
          <w:marTop w:val="0"/>
          <w:marBottom w:val="0"/>
          <w:divBdr>
            <w:top w:val="none" w:sz="0" w:space="0" w:color="auto"/>
            <w:left w:val="none" w:sz="0" w:space="0" w:color="auto"/>
            <w:bottom w:val="none" w:sz="0" w:space="0" w:color="auto"/>
            <w:right w:val="none" w:sz="0" w:space="0" w:color="auto"/>
          </w:divBdr>
          <w:divsChild>
            <w:div w:id="203907647">
              <w:marLeft w:val="0"/>
              <w:marRight w:val="0"/>
              <w:marTop w:val="0"/>
              <w:marBottom w:val="0"/>
              <w:divBdr>
                <w:top w:val="none" w:sz="0" w:space="0" w:color="auto"/>
                <w:left w:val="none" w:sz="0" w:space="0" w:color="auto"/>
                <w:bottom w:val="none" w:sz="0" w:space="0" w:color="auto"/>
                <w:right w:val="none" w:sz="0" w:space="0" w:color="auto"/>
              </w:divBdr>
              <w:divsChild>
                <w:div w:id="49526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64237">
      <w:bodyDiv w:val="1"/>
      <w:marLeft w:val="0"/>
      <w:marRight w:val="0"/>
      <w:marTop w:val="0"/>
      <w:marBottom w:val="0"/>
      <w:divBdr>
        <w:top w:val="none" w:sz="0" w:space="0" w:color="auto"/>
        <w:left w:val="none" w:sz="0" w:space="0" w:color="auto"/>
        <w:bottom w:val="none" w:sz="0" w:space="0" w:color="auto"/>
        <w:right w:val="none" w:sz="0" w:space="0" w:color="auto"/>
      </w:divBdr>
    </w:div>
    <w:div w:id="376242774">
      <w:bodyDiv w:val="1"/>
      <w:marLeft w:val="0"/>
      <w:marRight w:val="0"/>
      <w:marTop w:val="0"/>
      <w:marBottom w:val="0"/>
      <w:divBdr>
        <w:top w:val="none" w:sz="0" w:space="0" w:color="auto"/>
        <w:left w:val="none" w:sz="0" w:space="0" w:color="auto"/>
        <w:bottom w:val="none" w:sz="0" w:space="0" w:color="auto"/>
        <w:right w:val="none" w:sz="0" w:space="0" w:color="auto"/>
      </w:divBdr>
      <w:divsChild>
        <w:div w:id="521556688">
          <w:marLeft w:val="0"/>
          <w:marRight w:val="0"/>
          <w:marTop w:val="0"/>
          <w:marBottom w:val="0"/>
          <w:divBdr>
            <w:top w:val="none" w:sz="0" w:space="0" w:color="auto"/>
            <w:left w:val="none" w:sz="0" w:space="0" w:color="auto"/>
            <w:bottom w:val="none" w:sz="0" w:space="0" w:color="auto"/>
            <w:right w:val="none" w:sz="0" w:space="0" w:color="auto"/>
          </w:divBdr>
          <w:divsChild>
            <w:div w:id="1219509290">
              <w:marLeft w:val="0"/>
              <w:marRight w:val="0"/>
              <w:marTop w:val="0"/>
              <w:marBottom w:val="0"/>
              <w:divBdr>
                <w:top w:val="none" w:sz="0" w:space="0" w:color="auto"/>
                <w:left w:val="none" w:sz="0" w:space="0" w:color="auto"/>
                <w:bottom w:val="none" w:sz="0" w:space="0" w:color="auto"/>
                <w:right w:val="none" w:sz="0" w:space="0" w:color="auto"/>
              </w:divBdr>
              <w:divsChild>
                <w:div w:id="1669676845">
                  <w:marLeft w:val="0"/>
                  <w:marRight w:val="0"/>
                  <w:marTop w:val="0"/>
                  <w:marBottom w:val="0"/>
                  <w:divBdr>
                    <w:top w:val="none" w:sz="0" w:space="0" w:color="auto"/>
                    <w:left w:val="none" w:sz="0" w:space="0" w:color="auto"/>
                    <w:bottom w:val="none" w:sz="0" w:space="0" w:color="auto"/>
                    <w:right w:val="none" w:sz="0" w:space="0" w:color="auto"/>
                  </w:divBdr>
                  <w:divsChild>
                    <w:div w:id="17214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946673">
      <w:bodyDiv w:val="1"/>
      <w:marLeft w:val="0"/>
      <w:marRight w:val="0"/>
      <w:marTop w:val="0"/>
      <w:marBottom w:val="0"/>
      <w:divBdr>
        <w:top w:val="none" w:sz="0" w:space="0" w:color="auto"/>
        <w:left w:val="none" w:sz="0" w:space="0" w:color="auto"/>
        <w:bottom w:val="none" w:sz="0" w:space="0" w:color="auto"/>
        <w:right w:val="none" w:sz="0" w:space="0" w:color="auto"/>
      </w:divBdr>
    </w:div>
    <w:div w:id="477265237">
      <w:bodyDiv w:val="1"/>
      <w:marLeft w:val="0"/>
      <w:marRight w:val="0"/>
      <w:marTop w:val="0"/>
      <w:marBottom w:val="0"/>
      <w:divBdr>
        <w:top w:val="none" w:sz="0" w:space="0" w:color="auto"/>
        <w:left w:val="none" w:sz="0" w:space="0" w:color="auto"/>
        <w:bottom w:val="none" w:sz="0" w:space="0" w:color="auto"/>
        <w:right w:val="none" w:sz="0" w:space="0" w:color="auto"/>
      </w:divBdr>
      <w:divsChild>
        <w:div w:id="636647063">
          <w:marLeft w:val="0"/>
          <w:marRight w:val="0"/>
          <w:marTop w:val="0"/>
          <w:marBottom w:val="0"/>
          <w:divBdr>
            <w:top w:val="none" w:sz="0" w:space="0" w:color="auto"/>
            <w:left w:val="none" w:sz="0" w:space="0" w:color="auto"/>
            <w:bottom w:val="none" w:sz="0" w:space="0" w:color="auto"/>
            <w:right w:val="none" w:sz="0" w:space="0" w:color="auto"/>
          </w:divBdr>
          <w:divsChild>
            <w:div w:id="519049965">
              <w:marLeft w:val="0"/>
              <w:marRight w:val="0"/>
              <w:marTop w:val="0"/>
              <w:marBottom w:val="0"/>
              <w:divBdr>
                <w:top w:val="none" w:sz="0" w:space="0" w:color="auto"/>
                <w:left w:val="none" w:sz="0" w:space="0" w:color="auto"/>
                <w:bottom w:val="none" w:sz="0" w:space="0" w:color="auto"/>
                <w:right w:val="none" w:sz="0" w:space="0" w:color="auto"/>
              </w:divBdr>
              <w:divsChild>
                <w:div w:id="563416222">
                  <w:marLeft w:val="0"/>
                  <w:marRight w:val="0"/>
                  <w:marTop w:val="0"/>
                  <w:marBottom w:val="0"/>
                  <w:divBdr>
                    <w:top w:val="none" w:sz="0" w:space="0" w:color="auto"/>
                    <w:left w:val="none" w:sz="0" w:space="0" w:color="auto"/>
                    <w:bottom w:val="none" w:sz="0" w:space="0" w:color="auto"/>
                    <w:right w:val="none" w:sz="0" w:space="0" w:color="auto"/>
                  </w:divBdr>
                  <w:divsChild>
                    <w:div w:id="17634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003738">
      <w:bodyDiv w:val="1"/>
      <w:marLeft w:val="0"/>
      <w:marRight w:val="0"/>
      <w:marTop w:val="0"/>
      <w:marBottom w:val="0"/>
      <w:divBdr>
        <w:top w:val="none" w:sz="0" w:space="0" w:color="auto"/>
        <w:left w:val="none" w:sz="0" w:space="0" w:color="auto"/>
        <w:bottom w:val="none" w:sz="0" w:space="0" w:color="auto"/>
        <w:right w:val="none" w:sz="0" w:space="0" w:color="auto"/>
      </w:divBdr>
      <w:divsChild>
        <w:div w:id="1025328594">
          <w:marLeft w:val="0"/>
          <w:marRight w:val="0"/>
          <w:marTop w:val="0"/>
          <w:marBottom w:val="0"/>
          <w:divBdr>
            <w:top w:val="none" w:sz="0" w:space="0" w:color="auto"/>
            <w:left w:val="none" w:sz="0" w:space="0" w:color="auto"/>
            <w:bottom w:val="none" w:sz="0" w:space="0" w:color="auto"/>
            <w:right w:val="none" w:sz="0" w:space="0" w:color="auto"/>
          </w:divBdr>
          <w:divsChild>
            <w:div w:id="1264073373">
              <w:marLeft w:val="0"/>
              <w:marRight w:val="0"/>
              <w:marTop w:val="0"/>
              <w:marBottom w:val="0"/>
              <w:divBdr>
                <w:top w:val="none" w:sz="0" w:space="0" w:color="auto"/>
                <w:left w:val="none" w:sz="0" w:space="0" w:color="auto"/>
                <w:bottom w:val="none" w:sz="0" w:space="0" w:color="auto"/>
                <w:right w:val="none" w:sz="0" w:space="0" w:color="auto"/>
              </w:divBdr>
              <w:divsChild>
                <w:div w:id="1640040340">
                  <w:marLeft w:val="0"/>
                  <w:marRight w:val="0"/>
                  <w:marTop w:val="0"/>
                  <w:marBottom w:val="0"/>
                  <w:divBdr>
                    <w:top w:val="none" w:sz="0" w:space="0" w:color="auto"/>
                    <w:left w:val="none" w:sz="0" w:space="0" w:color="auto"/>
                    <w:bottom w:val="none" w:sz="0" w:space="0" w:color="auto"/>
                    <w:right w:val="none" w:sz="0" w:space="0" w:color="auto"/>
                  </w:divBdr>
                  <w:divsChild>
                    <w:div w:id="15188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082001">
      <w:bodyDiv w:val="1"/>
      <w:marLeft w:val="0"/>
      <w:marRight w:val="0"/>
      <w:marTop w:val="0"/>
      <w:marBottom w:val="0"/>
      <w:divBdr>
        <w:top w:val="none" w:sz="0" w:space="0" w:color="auto"/>
        <w:left w:val="none" w:sz="0" w:space="0" w:color="auto"/>
        <w:bottom w:val="none" w:sz="0" w:space="0" w:color="auto"/>
        <w:right w:val="none" w:sz="0" w:space="0" w:color="auto"/>
      </w:divBdr>
      <w:divsChild>
        <w:div w:id="2023508534">
          <w:marLeft w:val="0"/>
          <w:marRight w:val="0"/>
          <w:marTop w:val="0"/>
          <w:marBottom w:val="0"/>
          <w:divBdr>
            <w:top w:val="none" w:sz="0" w:space="0" w:color="auto"/>
            <w:left w:val="none" w:sz="0" w:space="0" w:color="auto"/>
            <w:bottom w:val="none" w:sz="0" w:space="0" w:color="auto"/>
            <w:right w:val="none" w:sz="0" w:space="0" w:color="auto"/>
          </w:divBdr>
          <w:divsChild>
            <w:div w:id="1880359909">
              <w:marLeft w:val="0"/>
              <w:marRight w:val="0"/>
              <w:marTop w:val="0"/>
              <w:marBottom w:val="0"/>
              <w:divBdr>
                <w:top w:val="none" w:sz="0" w:space="0" w:color="auto"/>
                <w:left w:val="none" w:sz="0" w:space="0" w:color="auto"/>
                <w:bottom w:val="none" w:sz="0" w:space="0" w:color="auto"/>
                <w:right w:val="none" w:sz="0" w:space="0" w:color="auto"/>
              </w:divBdr>
              <w:divsChild>
                <w:div w:id="8354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04278">
      <w:bodyDiv w:val="1"/>
      <w:marLeft w:val="0"/>
      <w:marRight w:val="0"/>
      <w:marTop w:val="0"/>
      <w:marBottom w:val="0"/>
      <w:divBdr>
        <w:top w:val="none" w:sz="0" w:space="0" w:color="auto"/>
        <w:left w:val="none" w:sz="0" w:space="0" w:color="auto"/>
        <w:bottom w:val="none" w:sz="0" w:space="0" w:color="auto"/>
        <w:right w:val="none" w:sz="0" w:space="0" w:color="auto"/>
      </w:divBdr>
      <w:divsChild>
        <w:div w:id="686369709">
          <w:marLeft w:val="0"/>
          <w:marRight w:val="0"/>
          <w:marTop w:val="0"/>
          <w:marBottom w:val="0"/>
          <w:divBdr>
            <w:top w:val="none" w:sz="0" w:space="0" w:color="auto"/>
            <w:left w:val="none" w:sz="0" w:space="0" w:color="auto"/>
            <w:bottom w:val="none" w:sz="0" w:space="0" w:color="auto"/>
            <w:right w:val="none" w:sz="0" w:space="0" w:color="auto"/>
          </w:divBdr>
          <w:divsChild>
            <w:div w:id="494338756">
              <w:marLeft w:val="0"/>
              <w:marRight w:val="0"/>
              <w:marTop w:val="0"/>
              <w:marBottom w:val="0"/>
              <w:divBdr>
                <w:top w:val="none" w:sz="0" w:space="0" w:color="auto"/>
                <w:left w:val="none" w:sz="0" w:space="0" w:color="auto"/>
                <w:bottom w:val="none" w:sz="0" w:space="0" w:color="auto"/>
                <w:right w:val="none" w:sz="0" w:space="0" w:color="auto"/>
              </w:divBdr>
              <w:divsChild>
                <w:div w:id="9139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68244">
      <w:bodyDiv w:val="1"/>
      <w:marLeft w:val="0"/>
      <w:marRight w:val="0"/>
      <w:marTop w:val="0"/>
      <w:marBottom w:val="0"/>
      <w:divBdr>
        <w:top w:val="none" w:sz="0" w:space="0" w:color="auto"/>
        <w:left w:val="none" w:sz="0" w:space="0" w:color="auto"/>
        <w:bottom w:val="none" w:sz="0" w:space="0" w:color="auto"/>
        <w:right w:val="none" w:sz="0" w:space="0" w:color="auto"/>
      </w:divBdr>
      <w:divsChild>
        <w:div w:id="1177428899">
          <w:marLeft w:val="0"/>
          <w:marRight w:val="0"/>
          <w:marTop w:val="0"/>
          <w:marBottom w:val="0"/>
          <w:divBdr>
            <w:top w:val="none" w:sz="0" w:space="0" w:color="auto"/>
            <w:left w:val="none" w:sz="0" w:space="0" w:color="auto"/>
            <w:bottom w:val="none" w:sz="0" w:space="0" w:color="auto"/>
            <w:right w:val="none" w:sz="0" w:space="0" w:color="auto"/>
          </w:divBdr>
          <w:divsChild>
            <w:div w:id="395394317">
              <w:marLeft w:val="0"/>
              <w:marRight w:val="0"/>
              <w:marTop w:val="0"/>
              <w:marBottom w:val="0"/>
              <w:divBdr>
                <w:top w:val="none" w:sz="0" w:space="0" w:color="auto"/>
                <w:left w:val="none" w:sz="0" w:space="0" w:color="auto"/>
                <w:bottom w:val="none" w:sz="0" w:space="0" w:color="auto"/>
                <w:right w:val="none" w:sz="0" w:space="0" w:color="auto"/>
              </w:divBdr>
              <w:divsChild>
                <w:div w:id="1874883426">
                  <w:marLeft w:val="0"/>
                  <w:marRight w:val="0"/>
                  <w:marTop w:val="0"/>
                  <w:marBottom w:val="0"/>
                  <w:divBdr>
                    <w:top w:val="none" w:sz="0" w:space="0" w:color="auto"/>
                    <w:left w:val="none" w:sz="0" w:space="0" w:color="auto"/>
                    <w:bottom w:val="none" w:sz="0" w:space="0" w:color="auto"/>
                    <w:right w:val="none" w:sz="0" w:space="0" w:color="auto"/>
                  </w:divBdr>
                  <w:divsChild>
                    <w:div w:id="59817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521807">
      <w:bodyDiv w:val="1"/>
      <w:marLeft w:val="0"/>
      <w:marRight w:val="0"/>
      <w:marTop w:val="0"/>
      <w:marBottom w:val="0"/>
      <w:divBdr>
        <w:top w:val="none" w:sz="0" w:space="0" w:color="auto"/>
        <w:left w:val="none" w:sz="0" w:space="0" w:color="auto"/>
        <w:bottom w:val="none" w:sz="0" w:space="0" w:color="auto"/>
        <w:right w:val="none" w:sz="0" w:space="0" w:color="auto"/>
      </w:divBdr>
      <w:divsChild>
        <w:div w:id="56561910">
          <w:marLeft w:val="0"/>
          <w:marRight w:val="0"/>
          <w:marTop w:val="0"/>
          <w:marBottom w:val="0"/>
          <w:divBdr>
            <w:top w:val="none" w:sz="0" w:space="0" w:color="auto"/>
            <w:left w:val="none" w:sz="0" w:space="0" w:color="auto"/>
            <w:bottom w:val="none" w:sz="0" w:space="0" w:color="auto"/>
            <w:right w:val="none" w:sz="0" w:space="0" w:color="auto"/>
          </w:divBdr>
          <w:divsChild>
            <w:div w:id="2008433812">
              <w:marLeft w:val="0"/>
              <w:marRight w:val="0"/>
              <w:marTop w:val="0"/>
              <w:marBottom w:val="0"/>
              <w:divBdr>
                <w:top w:val="none" w:sz="0" w:space="0" w:color="auto"/>
                <w:left w:val="none" w:sz="0" w:space="0" w:color="auto"/>
                <w:bottom w:val="none" w:sz="0" w:space="0" w:color="auto"/>
                <w:right w:val="none" w:sz="0" w:space="0" w:color="auto"/>
              </w:divBdr>
              <w:divsChild>
                <w:div w:id="1330130967">
                  <w:marLeft w:val="0"/>
                  <w:marRight w:val="0"/>
                  <w:marTop w:val="0"/>
                  <w:marBottom w:val="0"/>
                  <w:divBdr>
                    <w:top w:val="none" w:sz="0" w:space="0" w:color="auto"/>
                    <w:left w:val="none" w:sz="0" w:space="0" w:color="auto"/>
                    <w:bottom w:val="none" w:sz="0" w:space="0" w:color="auto"/>
                    <w:right w:val="none" w:sz="0" w:space="0" w:color="auto"/>
                  </w:divBdr>
                  <w:divsChild>
                    <w:div w:id="213771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296762">
      <w:bodyDiv w:val="1"/>
      <w:marLeft w:val="0"/>
      <w:marRight w:val="0"/>
      <w:marTop w:val="0"/>
      <w:marBottom w:val="0"/>
      <w:divBdr>
        <w:top w:val="none" w:sz="0" w:space="0" w:color="auto"/>
        <w:left w:val="none" w:sz="0" w:space="0" w:color="auto"/>
        <w:bottom w:val="none" w:sz="0" w:space="0" w:color="auto"/>
        <w:right w:val="none" w:sz="0" w:space="0" w:color="auto"/>
      </w:divBdr>
      <w:divsChild>
        <w:div w:id="1678003126">
          <w:marLeft w:val="0"/>
          <w:marRight w:val="0"/>
          <w:marTop w:val="0"/>
          <w:marBottom w:val="0"/>
          <w:divBdr>
            <w:top w:val="none" w:sz="0" w:space="0" w:color="auto"/>
            <w:left w:val="none" w:sz="0" w:space="0" w:color="auto"/>
            <w:bottom w:val="none" w:sz="0" w:space="0" w:color="auto"/>
            <w:right w:val="none" w:sz="0" w:space="0" w:color="auto"/>
          </w:divBdr>
          <w:divsChild>
            <w:div w:id="969214989">
              <w:marLeft w:val="0"/>
              <w:marRight w:val="0"/>
              <w:marTop w:val="0"/>
              <w:marBottom w:val="0"/>
              <w:divBdr>
                <w:top w:val="none" w:sz="0" w:space="0" w:color="auto"/>
                <w:left w:val="none" w:sz="0" w:space="0" w:color="auto"/>
                <w:bottom w:val="none" w:sz="0" w:space="0" w:color="auto"/>
                <w:right w:val="none" w:sz="0" w:space="0" w:color="auto"/>
              </w:divBdr>
              <w:divsChild>
                <w:div w:id="294142271">
                  <w:marLeft w:val="0"/>
                  <w:marRight w:val="0"/>
                  <w:marTop w:val="0"/>
                  <w:marBottom w:val="0"/>
                  <w:divBdr>
                    <w:top w:val="none" w:sz="0" w:space="0" w:color="auto"/>
                    <w:left w:val="none" w:sz="0" w:space="0" w:color="auto"/>
                    <w:bottom w:val="none" w:sz="0" w:space="0" w:color="auto"/>
                    <w:right w:val="none" w:sz="0" w:space="0" w:color="auto"/>
                  </w:divBdr>
                  <w:divsChild>
                    <w:div w:id="80131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373783">
      <w:bodyDiv w:val="1"/>
      <w:marLeft w:val="0"/>
      <w:marRight w:val="0"/>
      <w:marTop w:val="0"/>
      <w:marBottom w:val="0"/>
      <w:divBdr>
        <w:top w:val="none" w:sz="0" w:space="0" w:color="auto"/>
        <w:left w:val="none" w:sz="0" w:space="0" w:color="auto"/>
        <w:bottom w:val="none" w:sz="0" w:space="0" w:color="auto"/>
        <w:right w:val="none" w:sz="0" w:space="0" w:color="auto"/>
      </w:divBdr>
      <w:divsChild>
        <w:div w:id="1060402799">
          <w:marLeft w:val="0"/>
          <w:marRight w:val="0"/>
          <w:marTop w:val="0"/>
          <w:marBottom w:val="0"/>
          <w:divBdr>
            <w:top w:val="none" w:sz="0" w:space="0" w:color="auto"/>
            <w:left w:val="none" w:sz="0" w:space="0" w:color="auto"/>
            <w:bottom w:val="none" w:sz="0" w:space="0" w:color="auto"/>
            <w:right w:val="none" w:sz="0" w:space="0" w:color="auto"/>
          </w:divBdr>
          <w:divsChild>
            <w:div w:id="378092730">
              <w:marLeft w:val="0"/>
              <w:marRight w:val="0"/>
              <w:marTop w:val="0"/>
              <w:marBottom w:val="0"/>
              <w:divBdr>
                <w:top w:val="none" w:sz="0" w:space="0" w:color="auto"/>
                <w:left w:val="none" w:sz="0" w:space="0" w:color="auto"/>
                <w:bottom w:val="none" w:sz="0" w:space="0" w:color="auto"/>
                <w:right w:val="none" w:sz="0" w:space="0" w:color="auto"/>
              </w:divBdr>
              <w:divsChild>
                <w:div w:id="12430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85592">
      <w:bodyDiv w:val="1"/>
      <w:marLeft w:val="0"/>
      <w:marRight w:val="0"/>
      <w:marTop w:val="0"/>
      <w:marBottom w:val="0"/>
      <w:divBdr>
        <w:top w:val="none" w:sz="0" w:space="0" w:color="auto"/>
        <w:left w:val="none" w:sz="0" w:space="0" w:color="auto"/>
        <w:bottom w:val="none" w:sz="0" w:space="0" w:color="auto"/>
        <w:right w:val="none" w:sz="0" w:space="0" w:color="auto"/>
      </w:divBdr>
    </w:div>
    <w:div w:id="1074859856">
      <w:bodyDiv w:val="1"/>
      <w:marLeft w:val="0"/>
      <w:marRight w:val="0"/>
      <w:marTop w:val="0"/>
      <w:marBottom w:val="0"/>
      <w:divBdr>
        <w:top w:val="none" w:sz="0" w:space="0" w:color="auto"/>
        <w:left w:val="none" w:sz="0" w:space="0" w:color="auto"/>
        <w:bottom w:val="none" w:sz="0" w:space="0" w:color="auto"/>
        <w:right w:val="none" w:sz="0" w:space="0" w:color="auto"/>
      </w:divBdr>
      <w:divsChild>
        <w:div w:id="903951489">
          <w:marLeft w:val="0"/>
          <w:marRight w:val="0"/>
          <w:marTop w:val="0"/>
          <w:marBottom w:val="0"/>
          <w:divBdr>
            <w:top w:val="none" w:sz="0" w:space="0" w:color="auto"/>
            <w:left w:val="none" w:sz="0" w:space="0" w:color="auto"/>
            <w:bottom w:val="none" w:sz="0" w:space="0" w:color="auto"/>
            <w:right w:val="none" w:sz="0" w:space="0" w:color="auto"/>
          </w:divBdr>
          <w:divsChild>
            <w:div w:id="770055802">
              <w:marLeft w:val="0"/>
              <w:marRight w:val="0"/>
              <w:marTop w:val="0"/>
              <w:marBottom w:val="0"/>
              <w:divBdr>
                <w:top w:val="none" w:sz="0" w:space="0" w:color="auto"/>
                <w:left w:val="none" w:sz="0" w:space="0" w:color="auto"/>
                <w:bottom w:val="none" w:sz="0" w:space="0" w:color="auto"/>
                <w:right w:val="none" w:sz="0" w:space="0" w:color="auto"/>
              </w:divBdr>
              <w:divsChild>
                <w:div w:id="9267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83345">
      <w:bodyDiv w:val="1"/>
      <w:marLeft w:val="0"/>
      <w:marRight w:val="0"/>
      <w:marTop w:val="0"/>
      <w:marBottom w:val="0"/>
      <w:divBdr>
        <w:top w:val="none" w:sz="0" w:space="0" w:color="auto"/>
        <w:left w:val="none" w:sz="0" w:space="0" w:color="auto"/>
        <w:bottom w:val="none" w:sz="0" w:space="0" w:color="auto"/>
        <w:right w:val="none" w:sz="0" w:space="0" w:color="auto"/>
      </w:divBdr>
      <w:divsChild>
        <w:div w:id="121268356">
          <w:marLeft w:val="0"/>
          <w:marRight w:val="0"/>
          <w:marTop w:val="0"/>
          <w:marBottom w:val="0"/>
          <w:divBdr>
            <w:top w:val="none" w:sz="0" w:space="0" w:color="auto"/>
            <w:left w:val="none" w:sz="0" w:space="0" w:color="auto"/>
            <w:bottom w:val="none" w:sz="0" w:space="0" w:color="auto"/>
            <w:right w:val="none" w:sz="0" w:space="0" w:color="auto"/>
          </w:divBdr>
          <w:divsChild>
            <w:div w:id="99617196">
              <w:marLeft w:val="0"/>
              <w:marRight w:val="0"/>
              <w:marTop w:val="0"/>
              <w:marBottom w:val="0"/>
              <w:divBdr>
                <w:top w:val="none" w:sz="0" w:space="0" w:color="auto"/>
                <w:left w:val="none" w:sz="0" w:space="0" w:color="auto"/>
                <w:bottom w:val="none" w:sz="0" w:space="0" w:color="auto"/>
                <w:right w:val="none" w:sz="0" w:space="0" w:color="auto"/>
              </w:divBdr>
              <w:divsChild>
                <w:div w:id="577401177">
                  <w:marLeft w:val="0"/>
                  <w:marRight w:val="0"/>
                  <w:marTop w:val="0"/>
                  <w:marBottom w:val="0"/>
                  <w:divBdr>
                    <w:top w:val="none" w:sz="0" w:space="0" w:color="auto"/>
                    <w:left w:val="none" w:sz="0" w:space="0" w:color="auto"/>
                    <w:bottom w:val="none" w:sz="0" w:space="0" w:color="auto"/>
                    <w:right w:val="none" w:sz="0" w:space="0" w:color="auto"/>
                  </w:divBdr>
                  <w:divsChild>
                    <w:div w:id="161089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164641">
      <w:bodyDiv w:val="1"/>
      <w:marLeft w:val="0"/>
      <w:marRight w:val="0"/>
      <w:marTop w:val="0"/>
      <w:marBottom w:val="0"/>
      <w:divBdr>
        <w:top w:val="none" w:sz="0" w:space="0" w:color="auto"/>
        <w:left w:val="none" w:sz="0" w:space="0" w:color="auto"/>
        <w:bottom w:val="none" w:sz="0" w:space="0" w:color="auto"/>
        <w:right w:val="none" w:sz="0" w:space="0" w:color="auto"/>
      </w:divBdr>
    </w:div>
    <w:div w:id="1397049010">
      <w:bodyDiv w:val="1"/>
      <w:marLeft w:val="0"/>
      <w:marRight w:val="0"/>
      <w:marTop w:val="0"/>
      <w:marBottom w:val="0"/>
      <w:divBdr>
        <w:top w:val="none" w:sz="0" w:space="0" w:color="auto"/>
        <w:left w:val="none" w:sz="0" w:space="0" w:color="auto"/>
        <w:bottom w:val="none" w:sz="0" w:space="0" w:color="auto"/>
        <w:right w:val="none" w:sz="0" w:space="0" w:color="auto"/>
      </w:divBdr>
      <w:divsChild>
        <w:div w:id="875194781">
          <w:marLeft w:val="0"/>
          <w:marRight w:val="0"/>
          <w:marTop w:val="0"/>
          <w:marBottom w:val="0"/>
          <w:divBdr>
            <w:top w:val="none" w:sz="0" w:space="0" w:color="auto"/>
            <w:left w:val="none" w:sz="0" w:space="0" w:color="auto"/>
            <w:bottom w:val="none" w:sz="0" w:space="0" w:color="auto"/>
            <w:right w:val="none" w:sz="0" w:space="0" w:color="auto"/>
          </w:divBdr>
          <w:divsChild>
            <w:div w:id="821392794">
              <w:marLeft w:val="0"/>
              <w:marRight w:val="0"/>
              <w:marTop w:val="0"/>
              <w:marBottom w:val="0"/>
              <w:divBdr>
                <w:top w:val="none" w:sz="0" w:space="0" w:color="auto"/>
                <w:left w:val="none" w:sz="0" w:space="0" w:color="auto"/>
                <w:bottom w:val="none" w:sz="0" w:space="0" w:color="auto"/>
                <w:right w:val="none" w:sz="0" w:space="0" w:color="auto"/>
              </w:divBdr>
              <w:divsChild>
                <w:div w:id="38869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93366">
      <w:bodyDiv w:val="1"/>
      <w:marLeft w:val="0"/>
      <w:marRight w:val="0"/>
      <w:marTop w:val="0"/>
      <w:marBottom w:val="0"/>
      <w:divBdr>
        <w:top w:val="none" w:sz="0" w:space="0" w:color="auto"/>
        <w:left w:val="none" w:sz="0" w:space="0" w:color="auto"/>
        <w:bottom w:val="none" w:sz="0" w:space="0" w:color="auto"/>
        <w:right w:val="none" w:sz="0" w:space="0" w:color="auto"/>
      </w:divBdr>
      <w:divsChild>
        <w:div w:id="2062245647">
          <w:marLeft w:val="0"/>
          <w:marRight w:val="0"/>
          <w:marTop w:val="0"/>
          <w:marBottom w:val="0"/>
          <w:divBdr>
            <w:top w:val="none" w:sz="0" w:space="0" w:color="auto"/>
            <w:left w:val="none" w:sz="0" w:space="0" w:color="auto"/>
            <w:bottom w:val="none" w:sz="0" w:space="0" w:color="auto"/>
            <w:right w:val="none" w:sz="0" w:space="0" w:color="auto"/>
          </w:divBdr>
          <w:divsChild>
            <w:div w:id="1321810811">
              <w:marLeft w:val="0"/>
              <w:marRight w:val="0"/>
              <w:marTop w:val="0"/>
              <w:marBottom w:val="0"/>
              <w:divBdr>
                <w:top w:val="none" w:sz="0" w:space="0" w:color="auto"/>
                <w:left w:val="none" w:sz="0" w:space="0" w:color="auto"/>
                <w:bottom w:val="none" w:sz="0" w:space="0" w:color="auto"/>
                <w:right w:val="none" w:sz="0" w:space="0" w:color="auto"/>
              </w:divBdr>
              <w:divsChild>
                <w:div w:id="163482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097830">
      <w:bodyDiv w:val="1"/>
      <w:marLeft w:val="0"/>
      <w:marRight w:val="0"/>
      <w:marTop w:val="0"/>
      <w:marBottom w:val="0"/>
      <w:divBdr>
        <w:top w:val="none" w:sz="0" w:space="0" w:color="auto"/>
        <w:left w:val="none" w:sz="0" w:space="0" w:color="auto"/>
        <w:bottom w:val="none" w:sz="0" w:space="0" w:color="auto"/>
        <w:right w:val="none" w:sz="0" w:space="0" w:color="auto"/>
      </w:divBdr>
      <w:divsChild>
        <w:div w:id="693115875">
          <w:marLeft w:val="0"/>
          <w:marRight w:val="0"/>
          <w:marTop w:val="0"/>
          <w:marBottom w:val="0"/>
          <w:divBdr>
            <w:top w:val="none" w:sz="0" w:space="0" w:color="auto"/>
            <w:left w:val="none" w:sz="0" w:space="0" w:color="auto"/>
            <w:bottom w:val="none" w:sz="0" w:space="0" w:color="auto"/>
            <w:right w:val="none" w:sz="0" w:space="0" w:color="auto"/>
          </w:divBdr>
          <w:divsChild>
            <w:div w:id="486820253">
              <w:marLeft w:val="0"/>
              <w:marRight w:val="0"/>
              <w:marTop w:val="0"/>
              <w:marBottom w:val="0"/>
              <w:divBdr>
                <w:top w:val="none" w:sz="0" w:space="0" w:color="auto"/>
                <w:left w:val="none" w:sz="0" w:space="0" w:color="auto"/>
                <w:bottom w:val="none" w:sz="0" w:space="0" w:color="auto"/>
                <w:right w:val="none" w:sz="0" w:space="0" w:color="auto"/>
              </w:divBdr>
              <w:divsChild>
                <w:div w:id="520508669">
                  <w:marLeft w:val="0"/>
                  <w:marRight w:val="0"/>
                  <w:marTop w:val="0"/>
                  <w:marBottom w:val="0"/>
                  <w:divBdr>
                    <w:top w:val="none" w:sz="0" w:space="0" w:color="auto"/>
                    <w:left w:val="none" w:sz="0" w:space="0" w:color="auto"/>
                    <w:bottom w:val="none" w:sz="0" w:space="0" w:color="auto"/>
                    <w:right w:val="none" w:sz="0" w:space="0" w:color="auto"/>
                  </w:divBdr>
                  <w:divsChild>
                    <w:div w:id="9879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207184">
      <w:bodyDiv w:val="1"/>
      <w:marLeft w:val="0"/>
      <w:marRight w:val="0"/>
      <w:marTop w:val="0"/>
      <w:marBottom w:val="0"/>
      <w:divBdr>
        <w:top w:val="none" w:sz="0" w:space="0" w:color="auto"/>
        <w:left w:val="none" w:sz="0" w:space="0" w:color="auto"/>
        <w:bottom w:val="none" w:sz="0" w:space="0" w:color="auto"/>
        <w:right w:val="none" w:sz="0" w:space="0" w:color="auto"/>
      </w:divBdr>
      <w:divsChild>
        <w:div w:id="1959753629">
          <w:marLeft w:val="0"/>
          <w:marRight w:val="0"/>
          <w:marTop w:val="0"/>
          <w:marBottom w:val="0"/>
          <w:divBdr>
            <w:top w:val="none" w:sz="0" w:space="0" w:color="auto"/>
            <w:left w:val="none" w:sz="0" w:space="0" w:color="auto"/>
            <w:bottom w:val="none" w:sz="0" w:space="0" w:color="auto"/>
            <w:right w:val="none" w:sz="0" w:space="0" w:color="auto"/>
          </w:divBdr>
          <w:divsChild>
            <w:div w:id="2038771958">
              <w:marLeft w:val="0"/>
              <w:marRight w:val="0"/>
              <w:marTop w:val="0"/>
              <w:marBottom w:val="0"/>
              <w:divBdr>
                <w:top w:val="none" w:sz="0" w:space="0" w:color="auto"/>
                <w:left w:val="none" w:sz="0" w:space="0" w:color="auto"/>
                <w:bottom w:val="none" w:sz="0" w:space="0" w:color="auto"/>
                <w:right w:val="none" w:sz="0" w:space="0" w:color="auto"/>
              </w:divBdr>
              <w:divsChild>
                <w:div w:id="14149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4015">
      <w:bodyDiv w:val="1"/>
      <w:marLeft w:val="0"/>
      <w:marRight w:val="0"/>
      <w:marTop w:val="0"/>
      <w:marBottom w:val="0"/>
      <w:divBdr>
        <w:top w:val="none" w:sz="0" w:space="0" w:color="auto"/>
        <w:left w:val="none" w:sz="0" w:space="0" w:color="auto"/>
        <w:bottom w:val="none" w:sz="0" w:space="0" w:color="auto"/>
        <w:right w:val="none" w:sz="0" w:space="0" w:color="auto"/>
      </w:divBdr>
    </w:div>
    <w:div w:id="1539196734">
      <w:bodyDiv w:val="1"/>
      <w:marLeft w:val="0"/>
      <w:marRight w:val="0"/>
      <w:marTop w:val="0"/>
      <w:marBottom w:val="0"/>
      <w:divBdr>
        <w:top w:val="none" w:sz="0" w:space="0" w:color="auto"/>
        <w:left w:val="none" w:sz="0" w:space="0" w:color="auto"/>
        <w:bottom w:val="none" w:sz="0" w:space="0" w:color="auto"/>
        <w:right w:val="none" w:sz="0" w:space="0" w:color="auto"/>
      </w:divBdr>
    </w:div>
    <w:div w:id="1571453748">
      <w:bodyDiv w:val="1"/>
      <w:marLeft w:val="0"/>
      <w:marRight w:val="0"/>
      <w:marTop w:val="0"/>
      <w:marBottom w:val="0"/>
      <w:divBdr>
        <w:top w:val="none" w:sz="0" w:space="0" w:color="auto"/>
        <w:left w:val="none" w:sz="0" w:space="0" w:color="auto"/>
        <w:bottom w:val="none" w:sz="0" w:space="0" w:color="auto"/>
        <w:right w:val="none" w:sz="0" w:space="0" w:color="auto"/>
      </w:divBdr>
    </w:div>
    <w:div w:id="1583442888">
      <w:bodyDiv w:val="1"/>
      <w:marLeft w:val="0"/>
      <w:marRight w:val="0"/>
      <w:marTop w:val="0"/>
      <w:marBottom w:val="0"/>
      <w:divBdr>
        <w:top w:val="none" w:sz="0" w:space="0" w:color="auto"/>
        <w:left w:val="none" w:sz="0" w:space="0" w:color="auto"/>
        <w:bottom w:val="none" w:sz="0" w:space="0" w:color="auto"/>
        <w:right w:val="none" w:sz="0" w:space="0" w:color="auto"/>
      </w:divBdr>
    </w:div>
    <w:div w:id="1633755611">
      <w:bodyDiv w:val="1"/>
      <w:marLeft w:val="0"/>
      <w:marRight w:val="0"/>
      <w:marTop w:val="0"/>
      <w:marBottom w:val="0"/>
      <w:divBdr>
        <w:top w:val="none" w:sz="0" w:space="0" w:color="auto"/>
        <w:left w:val="none" w:sz="0" w:space="0" w:color="auto"/>
        <w:bottom w:val="none" w:sz="0" w:space="0" w:color="auto"/>
        <w:right w:val="none" w:sz="0" w:space="0" w:color="auto"/>
      </w:divBdr>
      <w:divsChild>
        <w:div w:id="1783190246">
          <w:marLeft w:val="0"/>
          <w:marRight w:val="0"/>
          <w:marTop w:val="0"/>
          <w:marBottom w:val="0"/>
          <w:divBdr>
            <w:top w:val="none" w:sz="0" w:space="0" w:color="auto"/>
            <w:left w:val="none" w:sz="0" w:space="0" w:color="auto"/>
            <w:bottom w:val="none" w:sz="0" w:space="0" w:color="auto"/>
            <w:right w:val="none" w:sz="0" w:space="0" w:color="auto"/>
          </w:divBdr>
          <w:divsChild>
            <w:div w:id="1449086721">
              <w:marLeft w:val="0"/>
              <w:marRight w:val="0"/>
              <w:marTop w:val="0"/>
              <w:marBottom w:val="0"/>
              <w:divBdr>
                <w:top w:val="none" w:sz="0" w:space="0" w:color="auto"/>
                <w:left w:val="none" w:sz="0" w:space="0" w:color="auto"/>
                <w:bottom w:val="none" w:sz="0" w:space="0" w:color="auto"/>
                <w:right w:val="none" w:sz="0" w:space="0" w:color="auto"/>
              </w:divBdr>
              <w:divsChild>
                <w:div w:id="4431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17933">
      <w:bodyDiv w:val="1"/>
      <w:marLeft w:val="0"/>
      <w:marRight w:val="0"/>
      <w:marTop w:val="0"/>
      <w:marBottom w:val="0"/>
      <w:divBdr>
        <w:top w:val="none" w:sz="0" w:space="0" w:color="auto"/>
        <w:left w:val="none" w:sz="0" w:space="0" w:color="auto"/>
        <w:bottom w:val="none" w:sz="0" w:space="0" w:color="auto"/>
        <w:right w:val="none" w:sz="0" w:space="0" w:color="auto"/>
      </w:divBdr>
    </w:div>
    <w:div w:id="1664046900">
      <w:bodyDiv w:val="1"/>
      <w:marLeft w:val="0"/>
      <w:marRight w:val="0"/>
      <w:marTop w:val="0"/>
      <w:marBottom w:val="0"/>
      <w:divBdr>
        <w:top w:val="none" w:sz="0" w:space="0" w:color="auto"/>
        <w:left w:val="none" w:sz="0" w:space="0" w:color="auto"/>
        <w:bottom w:val="none" w:sz="0" w:space="0" w:color="auto"/>
        <w:right w:val="none" w:sz="0" w:space="0" w:color="auto"/>
      </w:divBdr>
    </w:div>
    <w:div w:id="1688019096">
      <w:bodyDiv w:val="1"/>
      <w:marLeft w:val="0"/>
      <w:marRight w:val="0"/>
      <w:marTop w:val="0"/>
      <w:marBottom w:val="0"/>
      <w:divBdr>
        <w:top w:val="none" w:sz="0" w:space="0" w:color="auto"/>
        <w:left w:val="none" w:sz="0" w:space="0" w:color="auto"/>
        <w:bottom w:val="none" w:sz="0" w:space="0" w:color="auto"/>
        <w:right w:val="none" w:sz="0" w:space="0" w:color="auto"/>
      </w:divBdr>
      <w:divsChild>
        <w:div w:id="711075979">
          <w:marLeft w:val="0"/>
          <w:marRight w:val="0"/>
          <w:marTop w:val="0"/>
          <w:marBottom w:val="0"/>
          <w:divBdr>
            <w:top w:val="none" w:sz="0" w:space="0" w:color="auto"/>
            <w:left w:val="none" w:sz="0" w:space="0" w:color="auto"/>
            <w:bottom w:val="none" w:sz="0" w:space="0" w:color="auto"/>
            <w:right w:val="none" w:sz="0" w:space="0" w:color="auto"/>
          </w:divBdr>
          <w:divsChild>
            <w:div w:id="105273438">
              <w:marLeft w:val="0"/>
              <w:marRight w:val="0"/>
              <w:marTop w:val="0"/>
              <w:marBottom w:val="0"/>
              <w:divBdr>
                <w:top w:val="none" w:sz="0" w:space="0" w:color="auto"/>
                <w:left w:val="none" w:sz="0" w:space="0" w:color="auto"/>
                <w:bottom w:val="none" w:sz="0" w:space="0" w:color="auto"/>
                <w:right w:val="none" w:sz="0" w:space="0" w:color="auto"/>
              </w:divBdr>
              <w:divsChild>
                <w:div w:id="70991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074112">
      <w:bodyDiv w:val="1"/>
      <w:marLeft w:val="0"/>
      <w:marRight w:val="0"/>
      <w:marTop w:val="0"/>
      <w:marBottom w:val="0"/>
      <w:divBdr>
        <w:top w:val="none" w:sz="0" w:space="0" w:color="auto"/>
        <w:left w:val="none" w:sz="0" w:space="0" w:color="auto"/>
        <w:bottom w:val="none" w:sz="0" w:space="0" w:color="auto"/>
        <w:right w:val="none" w:sz="0" w:space="0" w:color="auto"/>
      </w:divBdr>
    </w:div>
    <w:div w:id="1747410268">
      <w:bodyDiv w:val="1"/>
      <w:marLeft w:val="0"/>
      <w:marRight w:val="0"/>
      <w:marTop w:val="0"/>
      <w:marBottom w:val="0"/>
      <w:divBdr>
        <w:top w:val="none" w:sz="0" w:space="0" w:color="auto"/>
        <w:left w:val="none" w:sz="0" w:space="0" w:color="auto"/>
        <w:bottom w:val="none" w:sz="0" w:space="0" w:color="auto"/>
        <w:right w:val="none" w:sz="0" w:space="0" w:color="auto"/>
      </w:divBdr>
      <w:divsChild>
        <w:div w:id="175194032">
          <w:marLeft w:val="0"/>
          <w:marRight w:val="0"/>
          <w:marTop w:val="0"/>
          <w:marBottom w:val="0"/>
          <w:divBdr>
            <w:top w:val="none" w:sz="0" w:space="0" w:color="auto"/>
            <w:left w:val="none" w:sz="0" w:space="0" w:color="auto"/>
            <w:bottom w:val="none" w:sz="0" w:space="0" w:color="auto"/>
            <w:right w:val="none" w:sz="0" w:space="0" w:color="auto"/>
          </w:divBdr>
          <w:divsChild>
            <w:div w:id="203173284">
              <w:marLeft w:val="0"/>
              <w:marRight w:val="0"/>
              <w:marTop w:val="0"/>
              <w:marBottom w:val="0"/>
              <w:divBdr>
                <w:top w:val="none" w:sz="0" w:space="0" w:color="auto"/>
                <w:left w:val="none" w:sz="0" w:space="0" w:color="auto"/>
                <w:bottom w:val="none" w:sz="0" w:space="0" w:color="auto"/>
                <w:right w:val="none" w:sz="0" w:space="0" w:color="auto"/>
              </w:divBdr>
              <w:divsChild>
                <w:div w:id="2158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25562">
      <w:bodyDiv w:val="1"/>
      <w:marLeft w:val="0"/>
      <w:marRight w:val="0"/>
      <w:marTop w:val="0"/>
      <w:marBottom w:val="0"/>
      <w:divBdr>
        <w:top w:val="none" w:sz="0" w:space="0" w:color="auto"/>
        <w:left w:val="none" w:sz="0" w:space="0" w:color="auto"/>
        <w:bottom w:val="none" w:sz="0" w:space="0" w:color="auto"/>
        <w:right w:val="none" w:sz="0" w:space="0" w:color="auto"/>
      </w:divBdr>
    </w:div>
    <w:div w:id="1891502309">
      <w:bodyDiv w:val="1"/>
      <w:marLeft w:val="0"/>
      <w:marRight w:val="0"/>
      <w:marTop w:val="0"/>
      <w:marBottom w:val="0"/>
      <w:divBdr>
        <w:top w:val="none" w:sz="0" w:space="0" w:color="auto"/>
        <w:left w:val="none" w:sz="0" w:space="0" w:color="auto"/>
        <w:bottom w:val="none" w:sz="0" w:space="0" w:color="auto"/>
        <w:right w:val="none" w:sz="0" w:space="0" w:color="auto"/>
      </w:divBdr>
      <w:divsChild>
        <w:div w:id="1874490059">
          <w:marLeft w:val="0"/>
          <w:marRight w:val="0"/>
          <w:marTop w:val="0"/>
          <w:marBottom w:val="0"/>
          <w:divBdr>
            <w:top w:val="none" w:sz="0" w:space="0" w:color="auto"/>
            <w:left w:val="none" w:sz="0" w:space="0" w:color="auto"/>
            <w:bottom w:val="none" w:sz="0" w:space="0" w:color="auto"/>
            <w:right w:val="none" w:sz="0" w:space="0" w:color="auto"/>
          </w:divBdr>
          <w:divsChild>
            <w:div w:id="1196694616">
              <w:marLeft w:val="0"/>
              <w:marRight w:val="0"/>
              <w:marTop w:val="0"/>
              <w:marBottom w:val="0"/>
              <w:divBdr>
                <w:top w:val="none" w:sz="0" w:space="0" w:color="auto"/>
                <w:left w:val="none" w:sz="0" w:space="0" w:color="auto"/>
                <w:bottom w:val="none" w:sz="0" w:space="0" w:color="auto"/>
                <w:right w:val="none" w:sz="0" w:space="0" w:color="auto"/>
              </w:divBdr>
              <w:divsChild>
                <w:div w:id="1524512150">
                  <w:marLeft w:val="0"/>
                  <w:marRight w:val="0"/>
                  <w:marTop w:val="0"/>
                  <w:marBottom w:val="0"/>
                  <w:divBdr>
                    <w:top w:val="none" w:sz="0" w:space="0" w:color="auto"/>
                    <w:left w:val="none" w:sz="0" w:space="0" w:color="auto"/>
                    <w:bottom w:val="none" w:sz="0" w:space="0" w:color="auto"/>
                    <w:right w:val="none" w:sz="0" w:space="0" w:color="auto"/>
                  </w:divBdr>
                  <w:divsChild>
                    <w:div w:id="3320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979617">
      <w:bodyDiv w:val="1"/>
      <w:marLeft w:val="0"/>
      <w:marRight w:val="0"/>
      <w:marTop w:val="0"/>
      <w:marBottom w:val="0"/>
      <w:divBdr>
        <w:top w:val="none" w:sz="0" w:space="0" w:color="auto"/>
        <w:left w:val="none" w:sz="0" w:space="0" w:color="auto"/>
        <w:bottom w:val="none" w:sz="0" w:space="0" w:color="auto"/>
        <w:right w:val="none" w:sz="0" w:space="0" w:color="auto"/>
      </w:divBdr>
      <w:divsChild>
        <w:div w:id="547187529">
          <w:marLeft w:val="0"/>
          <w:marRight w:val="0"/>
          <w:marTop w:val="0"/>
          <w:marBottom w:val="0"/>
          <w:divBdr>
            <w:top w:val="none" w:sz="0" w:space="0" w:color="auto"/>
            <w:left w:val="none" w:sz="0" w:space="0" w:color="auto"/>
            <w:bottom w:val="none" w:sz="0" w:space="0" w:color="auto"/>
            <w:right w:val="none" w:sz="0" w:space="0" w:color="auto"/>
          </w:divBdr>
          <w:divsChild>
            <w:div w:id="540019360">
              <w:marLeft w:val="0"/>
              <w:marRight w:val="0"/>
              <w:marTop w:val="0"/>
              <w:marBottom w:val="0"/>
              <w:divBdr>
                <w:top w:val="none" w:sz="0" w:space="0" w:color="auto"/>
                <w:left w:val="none" w:sz="0" w:space="0" w:color="auto"/>
                <w:bottom w:val="none" w:sz="0" w:space="0" w:color="auto"/>
                <w:right w:val="none" w:sz="0" w:space="0" w:color="auto"/>
              </w:divBdr>
              <w:divsChild>
                <w:div w:id="7711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78115">
      <w:bodyDiv w:val="1"/>
      <w:marLeft w:val="0"/>
      <w:marRight w:val="0"/>
      <w:marTop w:val="0"/>
      <w:marBottom w:val="0"/>
      <w:divBdr>
        <w:top w:val="none" w:sz="0" w:space="0" w:color="auto"/>
        <w:left w:val="none" w:sz="0" w:space="0" w:color="auto"/>
        <w:bottom w:val="none" w:sz="0" w:space="0" w:color="auto"/>
        <w:right w:val="none" w:sz="0" w:space="0" w:color="auto"/>
      </w:divBdr>
      <w:divsChild>
        <w:div w:id="764039587">
          <w:marLeft w:val="0"/>
          <w:marRight w:val="0"/>
          <w:marTop w:val="0"/>
          <w:marBottom w:val="0"/>
          <w:divBdr>
            <w:top w:val="none" w:sz="0" w:space="0" w:color="auto"/>
            <w:left w:val="none" w:sz="0" w:space="0" w:color="auto"/>
            <w:bottom w:val="none" w:sz="0" w:space="0" w:color="auto"/>
            <w:right w:val="none" w:sz="0" w:space="0" w:color="auto"/>
          </w:divBdr>
          <w:divsChild>
            <w:div w:id="2068799976">
              <w:marLeft w:val="0"/>
              <w:marRight w:val="0"/>
              <w:marTop w:val="0"/>
              <w:marBottom w:val="0"/>
              <w:divBdr>
                <w:top w:val="none" w:sz="0" w:space="0" w:color="auto"/>
                <w:left w:val="none" w:sz="0" w:space="0" w:color="auto"/>
                <w:bottom w:val="none" w:sz="0" w:space="0" w:color="auto"/>
                <w:right w:val="none" w:sz="0" w:space="0" w:color="auto"/>
              </w:divBdr>
              <w:divsChild>
                <w:div w:id="1933389322">
                  <w:marLeft w:val="0"/>
                  <w:marRight w:val="0"/>
                  <w:marTop w:val="0"/>
                  <w:marBottom w:val="0"/>
                  <w:divBdr>
                    <w:top w:val="none" w:sz="0" w:space="0" w:color="auto"/>
                    <w:left w:val="none" w:sz="0" w:space="0" w:color="auto"/>
                    <w:bottom w:val="none" w:sz="0" w:space="0" w:color="auto"/>
                    <w:right w:val="none" w:sz="0" w:space="0" w:color="auto"/>
                  </w:divBdr>
                  <w:divsChild>
                    <w:div w:id="1082486678">
                      <w:marLeft w:val="0"/>
                      <w:marRight w:val="0"/>
                      <w:marTop w:val="0"/>
                      <w:marBottom w:val="0"/>
                      <w:divBdr>
                        <w:top w:val="none" w:sz="0" w:space="0" w:color="auto"/>
                        <w:left w:val="none" w:sz="0" w:space="0" w:color="auto"/>
                        <w:bottom w:val="none" w:sz="0" w:space="0" w:color="auto"/>
                        <w:right w:val="none" w:sz="0" w:space="0" w:color="auto"/>
                      </w:divBdr>
                    </w:div>
                  </w:divsChild>
                </w:div>
                <w:div w:id="1527061906">
                  <w:marLeft w:val="0"/>
                  <w:marRight w:val="0"/>
                  <w:marTop w:val="0"/>
                  <w:marBottom w:val="0"/>
                  <w:divBdr>
                    <w:top w:val="none" w:sz="0" w:space="0" w:color="auto"/>
                    <w:left w:val="none" w:sz="0" w:space="0" w:color="auto"/>
                    <w:bottom w:val="none" w:sz="0" w:space="0" w:color="auto"/>
                    <w:right w:val="none" w:sz="0" w:space="0" w:color="auto"/>
                  </w:divBdr>
                  <w:divsChild>
                    <w:div w:id="10614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061896">
      <w:bodyDiv w:val="1"/>
      <w:marLeft w:val="0"/>
      <w:marRight w:val="0"/>
      <w:marTop w:val="0"/>
      <w:marBottom w:val="0"/>
      <w:divBdr>
        <w:top w:val="none" w:sz="0" w:space="0" w:color="auto"/>
        <w:left w:val="none" w:sz="0" w:space="0" w:color="auto"/>
        <w:bottom w:val="none" w:sz="0" w:space="0" w:color="auto"/>
        <w:right w:val="none" w:sz="0" w:space="0" w:color="auto"/>
      </w:divBdr>
    </w:div>
    <w:div w:id="2046637417">
      <w:bodyDiv w:val="1"/>
      <w:marLeft w:val="0"/>
      <w:marRight w:val="0"/>
      <w:marTop w:val="0"/>
      <w:marBottom w:val="0"/>
      <w:divBdr>
        <w:top w:val="none" w:sz="0" w:space="0" w:color="auto"/>
        <w:left w:val="none" w:sz="0" w:space="0" w:color="auto"/>
        <w:bottom w:val="none" w:sz="0" w:space="0" w:color="auto"/>
        <w:right w:val="none" w:sz="0" w:space="0" w:color="auto"/>
      </w:divBdr>
    </w:div>
    <w:div w:id="206938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www.reshamsutra.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s>
</file>

<file path=word/_rels/footnotes.xml.rels><?xml version="1.0" encoding="UTF-8" standalone="yes"?>
<Relationships xmlns="http://schemas.openxmlformats.org/package/2006/relationships"><Relationship Id="rId3" Type="http://schemas.openxmlformats.org/officeDocument/2006/relationships/hyperlink" Target="http://handlooms.nic.in/writereaddata/3736.pdf" TargetMode="External"/><Relationship Id="rId2" Type="http://schemas.openxmlformats.org/officeDocument/2006/relationships/hyperlink" Target="https://ashden.org/winners/resham-sutra/" TargetMode="External"/><Relationship Id="rId1" Type="http://schemas.openxmlformats.org/officeDocument/2006/relationships/hyperlink" Target="http://handlooms.nic.in/writereaddata/3736.pd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93A93D55477D144294A48A1A789CC8CA" ma:contentTypeVersion="4" ma:contentTypeDescription="Ein neues Dokument erstellen." ma:contentTypeScope="" ma:versionID="b825e53ada6f4104ee2981d2297f4207">
  <xsd:schema xmlns:xsd="http://www.w3.org/2001/XMLSchema" xmlns:xs="http://www.w3.org/2001/XMLSchema" xmlns:p="http://schemas.microsoft.com/office/2006/metadata/properties" xmlns:ns2="0172c055-aea6-4c90-a07e-22b344107d7a" targetNamespace="http://schemas.microsoft.com/office/2006/metadata/properties" ma:root="true" ma:fieldsID="842539699c4f5ab40e531b14c601c560" ns2:_="">
    <xsd:import namespace="0172c055-aea6-4c90-a07e-22b344107d7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72c055-aea6-4c90-a07e-22b344107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0AC501-679A-2640-A5A7-F152596F90B9}">
  <ds:schemaRefs>
    <ds:schemaRef ds:uri="http://schemas.openxmlformats.org/officeDocument/2006/bibliography"/>
  </ds:schemaRefs>
</ds:datastoreItem>
</file>

<file path=customXml/itemProps2.xml><?xml version="1.0" encoding="utf-8"?>
<ds:datastoreItem xmlns:ds="http://schemas.openxmlformats.org/officeDocument/2006/customXml" ds:itemID="{BA3201DD-D19E-4F42-9BE2-12621C2B73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72c055-aea6-4c90-a07e-22b344107d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542C2B-CB25-4E9E-9C11-C0821FE8518A}">
  <ds:schemaRefs>
    <ds:schemaRef ds:uri="http://schemas.microsoft.com/sharepoint/v3/contenttype/forms"/>
  </ds:schemaRefs>
</ds:datastoreItem>
</file>

<file path=customXml/itemProps4.xml><?xml version="1.0" encoding="utf-8"?>
<ds:datastoreItem xmlns:ds="http://schemas.openxmlformats.org/officeDocument/2006/customXml" ds:itemID="{487666FB-2A8E-4CB8-AF2C-CD3F381E32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2640</Words>
  <Characters>15049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Knobloch</dc:creator>
  <cp:lastModifiedBy>Upasna Jain</cp:lastModifiedBy>
  <cp:revision>2</cp:revision>
  <cp:lastPrinted>2020-08-27T12:43:00Z</cp:lastPrinted>
  <dcterms:created xsi:type="dcterms:W3CDTF">2024-07-29T07:55:00Z</dcterms:created>
  <dcterms:modified xsi:type="dcterms:W3CDTF">2024-07-29T07:55:00Z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0x01010093A93D55477D144294A48A1A789CC8CA</vt:lpwstr>
  </property>
</Properties>
</file>