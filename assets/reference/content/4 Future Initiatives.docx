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62BA8" w14:textId="77777777" w:rsidR="00A52A4B" w:rsidRDefault="0000752D">
      <w:r>
        <w:t xml:space="preserve">4. Future Strategic Initiatives </w:t>
      </w:r>
    </w:p>
    <w:commentRangeStart w:id="0" w:displacedByCustomXml="next"/>
    <w:sdt>
      <w:sdtPr>
        <w:tag w:val="goog_rdk_4"/>
        <w:id w:val="8132644"/>
      </w:sdtPr>
      <w:sdtEndPr/>
      <w:sdtContent>
        <w:p w14:paraId="71A59D8D" w14:textId="77777777" w:rsidR="0000752D" w:rsidRDefault="00F22D87" w:rsidP="0000752D">
          <w:pPr>
            <w:pStyle w:val="Heading2"/>
            <w:numPr>
              <w:ilvl w:val="0"/>
              <w:numId w:val="1"/>
            </w:numPr>
            <w:jc w:val="both"/>
            <w:rPr>
              <w:ins w:id="1" w:author="Shankha Lahiri" w:date="2020-11-03T05:44:00Z"/>
            </w:rPr>
          </w:pPr>
          <w:sdt>
            <w:sdtPr>
              <w:tag w:val="goog_rdk_1"/>
              <w:id w:val="8132643"/>
            </w:sdtPr>
            <w:sdtEndPr/>
            <w:sdtContent>
              <w:sdt>
                <w:sdtPr>
                  <w:tag w:val="goog_rdk_2"/>
                  <w:id w:val="8132641"/>
                </w:sdtPr>
                <w:sdtEndPr/>
                <w:sdtContent/>
              </w:sdt>
              <w:commentRangeStart w:id="2"/>
              <w:customXmlInsRangeStart w:id="3" w:author="Shankha Lahiri" w:date="2020-11-03T05:44:00Z"/>
              <w:sdt>
                <w:sdtPr>
                  <w:tag w:val="goog_rdk_3"/>
                  <w:id w:val="8132642"/>
                  <w:showingPlcHdr/>
                </w:sdtPr>
                <w:sdtEndPr/>
                <w:sdtContent>
                  <w:customXmlInsRangeEnd w:id="3"/>
                  <w:r w:rsidR="0000752D">
                    <w:t xml:space="preserve">     </w:t>
                  </w:r>
                  <w:customXmlInsRangeStart w:id="4" w:author="Shankha Lahiri" w:date="2020-11-03T05:44:00Z"/>
                </w:sdtContent>
              </w:sdt>
              <w:customXmlInsRangeEnd w:id="4"/>
              <w:ins w:id="5" w:author="Shankha Lahiri" w:date="2020-11-03T05:44:00Z">
                <w:r w:rsidR="0000752D">
                  <w:rPr>
                    <w:rFonts w:ascii="Arial" w:eastAsia="Arial" w:hAnsi="Arial" w:cs="Arial"/>
                    <w:b w:val="0"/>
                    <w:color w:val="000000"/>
                    <w:sz w:val="22"/>
                    <w:szCs w:val="22"/>
                  </w:rPr>
                  <w:t xml:space="preserve">Background and Context </w:t>
                </w:r>
              </w:ins>
            </w:sdtContent>
          </w:sdt>
        </w:p>
      </w:sdtContent>
    </w:sdt>
    <w:sdt>
      <w:sdtPr>
        <w:tag w:val="goog_rdk_12"/>
        <w:id w:val="8132652"/>
      </w:sdtPr>
      <w:sdtEndPr/>
      <w:sdtContent>
        <w:p w14:paraId="799A1C09" w14:textId="77777777" w:rsidR="0000752D" w:rsidRDefault="00F22D87" w:rsidP="0000752D">
          <w:pPr>
            <w:spacing w:before="120" w:after="120" w:line="360" w:lineRule="auto"/>
            <w:ind w:left="720" w:right="-60"/>
            <w:jc w:val="both"/>
            <w:rPr>
              <w:ins w:id="6" w:author="Shankha Lahiri" w:date="2020-11-03T05:44:00Z"/>
              <w:rFonts w:ascii="Arial" w:eastAsia="Arial" w:hAnsi="Arial" w:cs="Arial"/>
              <w:sz w:val="20"/>
            </w:rPr>
          </w:pPr>
          <w:sdt>
            <w:sdtPr>
              <w:tag w:val="goog_rdk_11"/>
              <w:id w:val="8132651"/>
            </w:sdtPr>
            <w:sdtEndPr/>
            <w:sdtContent>
              <w:ins w:id="7" w:author="Shankha Lahiri" w:date="2020-11-03T05:44:00Z">
                <w:r w:rsidR="0000752D">
                  <w:rPr>
                    <w:rFonts w:ascii="Arial" w:eastAsia="Arial" w:hAnsi="Arial" w:cs="Arial"/>
                    <w:sz w:val="20"/>
                  </w:rPr>
                  <w:t xml:space="preserve">Based on the field experience, </w:t>
                </w:r>
                <w:proofErr w:type="spellStart"/>
                <w:r w:rsidR="0000752D">
                  <w:rPr>
                    <w:rFonts w:ascii="Arial" w:eastAsia="Arial" w:hAnsi="Arial" w:cs="Arial"/>
                    <w:sz w:val="20"/>
                  </w:rPr>
                  <w:t>Reshamsutra</w:t>
                </w:r>
                <w:proofErr w:type="spellEnd"/>
                <w:r w:rsidR="0000752D">
                  <w:rPr>
                    <w:rFonts w:ascii="Arial" w:eastAsia="Arial" w:hAnsi="Arial" w:cs="Arial"/>
                    <w:sz w:val="20"/>
                  </w:rPr>
                  <w:t xml:space="preserve"> has observed that penetration into geographies where sericulture is </w:t>
                </w:r>
                <w:proofErr w:type="spellStart"/>
                <w:r w:rsidR="0000752D">
                  <w:rPr>
                    <w:rFonts w:ascii="Arial" w:eastAsia="Arial" w:hAnsi="Arial" w:cs="Arial"/>
                    <w:sz w:val="20"/>
                  </w:rPr>
                  <w:t>practised</w:t>
                </w:r>
                <w:proofErr w:type="spellEnd"/>
                <w:r w:rsidR="0000752D">
                  <w:rPr>
                    <w:rFonts w:ascii="Arial" w:eastAsia="Arial" w:hAnsi="Arial" w:cs="Arial"/>
                    <w:sz w:val="20"/>
                  </w:rPr>
                  <w:t xml:space="preserve"> can become easier if there can be a hub created in a region. This will be the place where raw materials from neighboring villages can be procured and converted to yarn. It will be akin to a car dealership where beneficiaries from the neighboring villages can come and get </w:t>
                </w:r>
                <w:proofErr w:type="gramStart"/>
                <w:r w:rsidR="0000752D">
                  <w:rPr>
                    <w:rFonts w:ascii="Arial" w:eastAsia="Arial" w:hAnsi="Arial" w:cs="Arial"/>
                    <w:sz w:val="20"/>
                  </w:rPr>
                  <w:t>advisory .</w:t>
                </w:r>
              </w:ins>
              <w:proofErr w:type="gramEnd"/>
            </w:sdtContent>
          </w:sdt>
        </w:p>
      </w:sdtContent>
    </w:sdt>
    <w:sdt>
      <w:sdtPr>
        <w:tag w:val="goog_rdk_14"/>
        <w:id w:val="8132654"/>
      </w:sdtPr>
      <w:sdtEndPr/>
      <w:sdtContent>
        <w:p w14:paraId="2832822D" w14:textId="77777777" w:rsidR="0000752D" w:rsidRDefault="00F22D87" w:rsidP="0000752D">
          <w:pPr>
            <w:spacing w:before="120" w:after="120" w:line="360" w:lineRule="auto"/>
            <w:ind w:left="720" w:right="-60"/>
            <w:jc w:val="both"/>
            <w:rPr>
              <w:ins w:id="8" w:author="Shankha Lahiri" w:date="2020-11-03T05:44:00Z"/>
              <w:rFonts w:ascii="Arial" w:eastAsia="Arial" w:hAnsi="Arial" w:cs="Arial"/>
              <w:sz w:val="20"/>
            </w:rPr>
          </w:pPr>
          <w:sdt>
            <w:sdtPr>
              <w:tag w:val="goog_rdk_13"/>
              <w:id w:val="8132653"/>
            </w:sdtPr>
            <w:sdtEndPr/>
            <w:sdtContent/>
          </w:sdt>
        </w:p>
      </w:sdtContent>
    </w:sdt>
    <w:commentRangeEnd w:id="0" w:displacedByCustomXml="next"/>
    <w:sdt>
      <w:sdtPr>
        <w:tag w:val="goog_rdk_15"/>
        <w:id w:val="8132655"/>
      </w:sdtPr>
      <w:sdtEndPr/>
      <w:sdtContent>
        <w:p w14:paraId="34B8CA65" w14:textId="77777777" w:rsidR="0000752D" w:rsidRDefault="0000752D" w:rsidP="0000752D">
          <w:pPr>
            <w:pStyle w:val="Heading2"/>
            <w:numPr>
              <w:ilvl w:val="0"/>
              <w:numId w:val="1"/>
            </w:numPr>
            <w:jc w:val="both"/>
          </w:pPr>
          <w:r>
            <w:commentReference w:id="0"/>
          </w:r>
          <w:commentRangeEnd w:id="2"/>
          <w:r>
            <w:commentReference w:id="2"/>
          </w:r>
          <w:r>
            <w:t>What is a Rural Experience Center?</w:t>
          </w:r>
        </w:p>
      </w:sdtContent>
    </w:sdt>
    <w:p w14:paraId="30395A8F" w14:textId="77777777" w:rsidR="0000752D" w:rsidRDefault="0000752D" w:rsidP="0000752D">
      <w:pPr>
        <w:ind w:left="720"/>
        <w:jc w:val="both"/>
        <w:rPr>
          <w:rFonts w:ascii="Arial" w:eastAsia="Arial" w:hAnsi="Arial" w:cs="Arial"/>
          <w:sz w:val="20"/>
        </w:rPr>
      </w:pPr>
      <w:r>
        <w:rPr>
          <w:rFonts w:ascii="Arial" w:eastAsia="Arial" w:hAnsi="Arial" w:cs="Arial"/>
          <w:sz w:val="20"/>
        </w:rPr>
        <w:t xml:space="preserve">A Rural Experience Center (REC) serves as a hub for clusters of villages </w:t>
      </w:r>
      <w:proofErr w:type="spellStart"/>
      <w:r>
        <w:rPr>
          <w:rFonts w:ascii="Arial" w:eastAsia="Arial" w:hAnsi="Arial" w:cs="Arial"/>
          <w:sz w:val="20"/>
        </w:rPr>
        <w:t>practising</w:t>
      </w:r>
      <w:proofErr w:type="spellEnd"/>
      <w:r>
        <w:rPr>
          <w:rFonts w:ascii="Arial" w:eastAsia="Arial" w:hAnsi="Arial" w:cs="Arial"/>
          <w:sz w:val="20"/>
        </w:rPr>
        <w:t xml:space="preserve"> sericulture in a region. From </w:t>
      </w:r>
      <w:proofErr w:type="spellStart"/>
      <w:r>
        <w:rPr>
          <w:rFonts w:ascii="Arial" w:eastAsia="Arial" w:hAnsi="Arial" w:cs="Arial"/>
          <w:sz w:val="20"/>
        </w:rPr>
        <w:t>Resham</w:t>
      </w:r>
      <w:proofErr w:type="spellEnd"/>
      <w:r w:rsidR="009A443F">
        <w:rPr>
          <w:rFonts w:ascii="Arial" w:eastAsia="Arial" w:hAnsi="Arial" w:cs="Arial"/>
          <w:sz w:val="20"/>
        </w:rPr>
        <w:t xml:space="preserve"> S</w:t>
      </w:r>
      <w:r>
        <w:rPr>
          <w:rFonts w:ascii="Arial" w:eastAsia="Arial" w:hAnsi="Arial" w:cs="Arial"/>
          <w:sz w:val="20"/>
        </w:rPr>
        <w:t xml:space="preserve">utra’s point of view, REC’s will be a hub for decentralized production of yarn and a channel for selling the products. The villages lie at the end of the spokes wherein the beneficiaries reside. The villages become the center for raw material production from where the procurement happens. Rural experience centers supply machines that convert the raw material to yarn. The buyback model of </w:t>
      </w:r>
      <w:proofErr w:type="spellStart"/>
      <w:r>
        <w:rPr>
          <w:rFonts w:ascii="Arial" w:eastAsia="Arial" w:hAnsi="Arial" w:cs="Arial"/>
          <w:sz w:val="20"/>
        </w:rPr>
        <w:t>Resham</w:t>
      </w:r>
      <w:proofErr w:type="spellEnd"/>
      <w:r>
        <w:rPr>
          <w:rFonts w:ascii="Arial" w:eastAsia="Arial" w:hAnsi="Arial" w:cs="Arial"/>
          <w:sz w:val="20"/>
        </w:rPr>
        <w:t xml:space="preserve"> Sutra procures the yarn from the beneficiaries and also connects them with other probable customers.  Thus, REC becomes an important center for value creation that helps in forward and backward linkage in the value chain. It is ‘akin’ to a car dealership that provides a one-stop solution to all new and potential customers. Currently, …… percent of total sales of </w:t>
      </w:r>
      <w:proofErr w:type="spellStart"/>
      <w:r>
        <w:rPr>
          <w:rFonts w:ascii="Arial" w:eastAsia="Arial" w:hAnsi="Arial" w:cs="Arial"/>
          <w:sz w:val="20"/>
        </w:rPr>
        <w:t>Reshamsutra</w:t>
      </w:r>
      <w:proofErr w:type="spellEnd"/>
      <w:r>
        <w:rPr>
          <w:rFonts w:ascii="Arial" w:eastAsia="Arial" w:hAnsi="Arial" w:cs="Arial"/>
          <w:sz w:val="20"/>
        </w:rPr>
        <w:t xml:space="preserve"> is </w:t>
      </w:r>
      <w:proofErr w:type="gramStart"/>
      <w:r>
        <w:rPr>
          <w:rFonts w:ascii="Arial" w:eastAsia="Arial" w:hAnsi="Arial" w:cs="Arial"/>
          <w:sz w:val="20"/>
        </w:rPr>
        <w:t>through  REC’s</w:t>
      </w:r>
      <w:proofErr w:type="gramEnd"/>
      <w:r>
        <w:rPr>
          <w:rFonts w:ascii="Arial" w:eastAsia="Arial" w:hAnsi="Arial" w:cs="Arial"/>
          <w:sz w:val="20"/>
        </w:rPr>
        <w:t xml:space="preserve"> and it is projected to increase the sales by …. percentage. </w:t>
      </w:r>
    </w:p>
    <w:p w14:paraId="2353FFEF" w14:textId="77777777" w:rsidR="0000752D" w:rsidRDefault="0000752D" w:rsidP="0000752D">
      <w:pPr>
        <w:ind w:left="720"/>
        <w:jc w:val="both"/>
        <w:rPr>
          <w:rFonts w:ascii="Arial" w:eastAsia="Arial" w:hAnsi="Arial" w:cs="Arial"/>
          <w:sz w:val="20"/>
        </w:rPr>
      </w:pPr>
      <w:r>
        <w:rPr>
          <w:rFonts w:ascii="Arial" w:eastAsia="Arial" w:hAnsi="Arial" w:cs="Arial"/>
          <w:sz w:val="20"/>
        </w:rPr>
        <w:t>Figure 1 depicts the Hub and Spoke Model a REC follows.  The raw materials are produced in the farm-related activities in the machine. REC acting as a hub provides machines that can convert the raw material to yarn.</w:t>
      </w:r>
    </w:p>
    <w:p w14:paraId="688E4173" w14:textId="77777777" w:rsidR="0000752D" w:rsidRDefault="0000752D" w:rsidP="0000752D">
      <w:pPr>
        <w:pBdr>
          <w:top w:val="nil"/>
          <w:left w:val="nil"/>
          <w:bottom w:val="nil"/>
          <w:right w:val="nil"/>
          <w:between w:val="nil"/>
        </w:pBdr>
        <w:spacing w:after="0"/>
        <w:ind w:left="720"/>
        <w:jc w:val="both"/>
        <w:rPr>
          <w:b/>
          <w:color w:val="000000"/>
          <w:sz w:val="18"/>
          <w:szCs w:val="18"/>
        </w:rPr>
      </w:pPr>
      <w:r>
        <w:rPr>
          <w:b/>
          <w:color w:val="000000"/>
          <w:sz w:val="18"/>
          <w:szCs w:val="18"/>
        </w:rPr>
        <w:t>Figure 1: Positioning and functioning of a Rural Experience Center</w:t>
      </w:r>
    </w:p>
    <w:p w14:paraId="3471B983" w14:textId="77777777" w:rsidR="0000752D" w:rsidRDefault="0000752D" w:rsidP="0000752D">
      <w:pPr>
        <w:pBdr>
          <w:top w:val="nil"/>
          <w:left w:val="nil"/>
          <w:bottom w:val="nil"/>
          <w:right w:val="nil"/>
          <w:between w:val="nil"/>
        </w:pBdr>
        <w:spacing w:after="0"/>
        <w:ind w:left="720"/>
        <w:jc w:val="both"/>
        <w:rPr>
          <w:color w:val="000000"/>
        </w:rPr>
      </w:pPr>
      <w:r>
        <w:rPr>
          <w:noProof/>
          <w:color w:val="000000"/>
        </w:rPr>
        <w:drawing>
          <wp:inline distT="0" distB="0" distL="0" distR="0" wp14:anchorId="0A675FE2" wp14:editId="3AD6297C">
            <wp:extent cx="5632245" cy="3442606"/>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632245" cy="3442606"/>
                    </a:xfrm>
                    <a:prstGeom prst="rect">
                      <a:avLst/>
                    </a:prstGeom>
                    <a:ln/>
                  </pic:spPr>
                </pic:pic>
              </a:graphicData>
            </a:graphic>
          </wp:inline>
        </w:drawing>
      </w:r>
    </w:p>
    <w:p w14:paraId="09E69D2D" w14:textId="77777777" w:rsidR="0000752D" w:rsidRDefault="0000752D" w:rsidP="0000752D">
      <w:pPr>
        <w:pBdr>
          <w:top w:val="nil"/>
          <w:left w:val="nil"/>
          <w:bottom w:val="nil"/>
          <w:right w:val="nil"/>
          <w:between w:val="nil"/>
        </w:pBdr>
        <w:spacing w:after="0"/>
        <w:ind w:left="720"/>
        <w:jc w:val="both"/>
        <w:rPr>
          <w:color w:val="000000"/>
        </w:rPr>
      </w:pPr>
    </w:p>
    <w:commentRangeStart w:id="9"/>
    <w:p w14:paraId="6F287EDE" w14:textId="77777777" w:rsidR="0000752D" w:rsidRDefault="00F22D87" w:rsidP="0000752D">
      <w:pPr>
        <w:numPr>
          <w:ilvl w:val="0"/>
          <w:numId w:val="1"/>
        </w:numPr>
        <w:pBdr>
          <w:top w:val="nil"/>
          <w:left w:val="nil"/>
          <w:bottom w:val="nil"/>
          <w:right w:val="nil"/>
          <w:between w:val="nil"/>
        </w:pBdr>
        <w:spacing w:after="0"/>
        <w:jc w:val="both"/>
        <w:rPr>
          <w:rFonts w:ascii="Cambria" w:eastAsia="Cambria" w:hAnsi="Cambria" w:cs="Cambria"/>
          <w:b/>
          <w:color w:val="4F81BD"/>
          <w:sz w:val="26"/>
          <w:szCs w:val="26"/>
        </w:rPr>
      </w:pPr>
      <w:sdt>
        <w:sdtPr>
          <w:tag w:val="goog_rdk_16"/>
          <w:id w:val="8132656"/>
        </w:sdtPr>
        <w:sdtEndPr/>
        <w:sdtContent/>
      </w:sdt>
      <w:commentRangeStart w:id="10"/>
      <w:sdt>
        <w:sdtPr>
          <w:tag w:val="goog_rdk_17"/>
          <w:id w:val="8132657"/>
          <w:showingPlcHdr/>
        </w:sdtPr>
        <w:sdtEndPr/>
        <w:sdtContent>
          <w:r w:rsidR="0000752D">
            <w:t xml:space="preserve">     </w:t>
          </w:r>
        </w:sdtContent>
      </w:sdt>
      <w:r w:rsidR="0000752D">
        <w:rPr>
          <w:rFonts w:ascii="Cambria" w:eastAsia="Cambria" w:hAnsi="Cambria" w:cs="Cambria"/>
          <w:b/>
          <w:color w:val="4F81BD"/>
          <w:sz w:val="26"/>
          <w:szCs w:val="26"/>
        </w:rPr>
        <w:t>What are the activities taken up in a Rural Experience Center?</w:t>
      </w:r>
      <w:commentRangeEnd w:id="9"/>
      <w:r w:rsidR="0000752D">
        <w:commentReference w:id="9"/>
      </w:r>
      <w:commentRangeEnd w:id="10"/>
      <w:r w:rsidR="0000752D">
        <w:commentReference w:id="10"/>
      </w:r>
    </w:p>
    <w:p w14:paraId="7F97FB56" w14:textId="77777777" w:rsidR="0000752D" w:rsidRDefault="0000752D" w:rsidP="0000752D">
      <w:pPr>
        <w:numPr>
          <w:ilvl w:val="0"/>
          <w:numId w:val="2"/>
        </w:numPr>
        <w:pBdr>
          <w:top w:val="nil"/>
          <w:left w:val="nil"/>
          <w:bottom w:val="nil"/>
          <w:right w:val="nil"/>
          <w:between w:val="nil"/>
        </w:pBdr>
        <w:spacing w:after="0"/>
        <w:jc w:val="both"/>
        <w:rPr>
          <w:rFonts w:ascii="Arial" w:eastAsia="Arial" w:hAnsi="Arial" w:cs="Arial"/>
          <w:color w:val="000000"/>
          <w:sz w:val="20"/>
        </w:rPr>
      </w:pPr>
      <w:r>
        <w:rPr>
          <w:rFonts w:ascii="Arial" w:eastAsia="Arial" w:hAnsi="Arial" w:cs="Arial"/>
          <w:b/>
          <w:i/>
          <w:color w:val="0E101A"/>
          <w:sz w:val="20"/>
          <w:u w:val="single"/>
        </w:rPr>
        <w:t>Live demonstration of livelihood machines to beneficiaries:</w:t>
      </w:r>
      <w:r>
        <w:rPr>
          <w:rFonts w:ascii="Arial" w:eastAsia="Arial" w:hAnsi="Arial" w:cs="Arial"/>
          <w:color w:val="000000"/>
          <w:sz w:val="20"/>
        </w:rPr>
        <w:t>  </w:t>
      </w:r>
      <w:proofErr w:type="spellStart"/>
      <w:proofErr w:type="gramStart"/>
      <w:r>
        <w:rPr>
          <w:rFonts w:ascii="Arial" w:eastAsia="Arial" w:hAnsi="Arial" w:cs="Arial"/>
          <w:color w:val="000000"/>
          <w:sz w:val="20"/>
        </w:rPr>
        <w:t>Reshamsutra</w:t>
      </w:r>
      <w:proofErr w:type="spellEnd"/>
      <w:r>
        <w:rPr>
          <w:rFonts w:ascii="Arial" w:eastAsia="Arial" w:hAnsi="Arial" w:cs="Arial"/>
          <w:color w:val="000000"/>
          <w:sz w:val="20"/>
        </w:rPr>
        <w:t xml:space="preserve">  engages</w:t>
      </w:r>
      <w:proofErr w:type="gramEnd"/>
      <w:r>
        <w:rPr>
          <w:rFonts w:ascii="Arial" w:eastAsia="Arial" w:hAnsi="Arial" w:cs="Arial"/>
          <w:color w:val="000000"/>
          <w:sz w:val="20"/>
        </w:rPr>
        <w:t xml:space="preserve"> in missionary style indirect selling where the beneficiaries are educated about the product options available. With this </w:t>
      </w:r>
      <w:r>
        <w:rPr>
          <w:rFonts w:ascii="Arial" w:eastAsia="Arial" w:hAnsi="Arial" w:cs="Arial"/>
          <w:color w:val="000000"/>
          <w:sz w:val="20"/>
        </w:rPr>
        <w:lastRenderedPageBreak/>
        <w:t xml:space="preserve">objective, the REC demonstrates the functioning of machines to produce the yarn and provides advisory on the benefits of using the machines over the </w:t>
      </w:r>
      <w:proofErr w:type="gramStart"/>
      <w:r>
        <w:rPr>
          <w:rFonts w:ascii="Arial" w:eastAsia="Arial" w:hAnsi="Arial" w:cs="Arial"/>
          <w:color w:val="000000"/>
          <w:sz w:val="20"/>
        </w:rPr>
        <w:t>business as usual</w:t>
      </w:r>
      <w:proofErr w:type="gramEnd"/>
      <w:r>
        <w:rPr>
          <w:rFonts w:ascii="Arial" w:eastAsia="Arial" w:hAnsi="Arial" w:cs="Arial"/>
          <w:color w:val="000000"/>
          <w:sz w:val="20"/>
        </w:rPr>
        <w:t xml:space="preserve"> practices.  (Machine sales cost)</w:t>
      </w:r>
    </w:p>
    <w:p w14:paraId="049219A4" w14:textId="77777777" w:rsidR="0000752D" w:rsidRDefault="0000752D" w:rsidP="0000752D">
      <w:pPr>
        <w:numPr>
          <w:ilvl w:val="0"/>
          <w:numId w:val="2"/>
        </w:numPr>
        <w:pBdr>
          <w:top w:val="nil"/>
          <w:left w:val="nil"/>
          <w:bottom w:val="nil"/>
          <w:right w:val="nil"/>
          <w:between w:val="nil"/>
        </w:pBdr>
        <w:spacing w:after="0"/>
        <w:jc w:val="both"/>
        <w:rPr>
          <w:rFonts w:ascii="Arial" w:eastAsia="Arial" w:hAnsi="Arial" w:cs="Arial"/>
          <w:color w:val="000000"/>
          <w:sz w:val="20"/>
        </w:rPr>
      </w:pPr>
      <w:r>
        <w:rPr>
          <w:rFonts w:ascii="Arial" w:eastAsia="Arial" w:hAnsi="Arial" w:cs="Arial"/>
          <w:b/>
          <w:i/>
          <w:color w:val="0E101A"/>
          <w:sz w:val="20"/>
          <w:u w:val="single"/>
        </w:rPr>
        <w:t>Advisory on easy access to finance for buying the machines: </w:t>
      </w:r>
      <w:r>
        <w:rPr>
          <w:rFonts w:ascii="Arial" w:eastAsia="Arial" w:hAnsi="Arial" w:cs="Arial"/>
          <w:color w:val="000000"/>
          <w:sz w:val="20"/>
        </w:rPr>
        <w:t>For facilitating the credit for buying the machine, RSPL will connect with the financial institutions and link them with the beneficiaries.</w:t>
      </w:r>
    </w:p>
    <w:p w14:paraId="73EE64BE" w14:textId="77777777" w:rsidR="0000752D" w:rsidRDefault="0000752D" w:rsidP="0000752D">
      <w:pPr>
        <w:numPr>
          <w:ilvl w:val="0"/>
          <w:numId w:val="2"/>
        </w:numPr>
        <w:pBdr>
          <w:top w:val="nil"/>
          <w:left w:val="nil"/>
          <w:bottom w:val="nil"/>
          <w:right w:val="nil"/>
          <w:between w:val="nil"/>
        </w:pBdr>
        <w:spacing w:after="0"/>
        <w:jc w:val="both"/>
        <w:rPr>
          <w:rFonts w:ascii="Arial" w:eastAsia="Arial" w:hAnsi="Arial" w:cs="Arial"/>
          <w:color w:val="000000"/>
          <w:sz w:val="20"/>
        </w:rPr>
      </w:pPr>
      <w:r>
        <w:rPr>
          <w:rFonts w:ascii="Arial" w:eastAsia="Arial" w:hAnsi="Arial" w:cs="Arial"/>
          <w:b/>
          <w:i/>
          <w:color w:val="0E101A"/>
          <w:sz w:val="20"/>
          <w:u w:val="single"/>
        </w:rPr>
        <w:t>Skill Development and capacity building of beneficiaries:</w:t>
      </w:r>
      <w:r>
        <w:rPr>
          <w:rFonts w:ascii="Arial" w:eastAsia="Arial" w:hAnsi="Arial" w:cs="Arial"/>
          <w:color w:val="000000"/>
          <w:sz w:val="20"/>
        </w:rPr>
        <w:t xml:space="preserve">  For the penetration in the villages, </w:t>
      </w:r>
      <w:proofErr w:type="spellStart"/>
      <w:proofErr w:type="gramStart"/>
      <w:r>
        <w:rPr>
          <w:rFonts w:ascii="Arial" w:eastAsia="Arial" w:hAnsi="Arial" w:cs="Arial"/>
          <w:color w:val="000000"/>
          <w:sz w:val="20"/>
        </w:rPr>
        <w:t>Reshamsutra</w:t>
      </w:r>
      <w:proofErr w:type="spellEnd"/>
      <w:r>
        <w:rPr>
          <w:rFonts w:ascii="Arial" w:eastAsia="Arial" w:hAnsi="Arial" w:cs="Arial"/>
          <w:color w:val="000000"/>
          <w:sz w:val="20"/>
        </w:rPr>
        <w:t xml:space="preserve">  has</w:t>
      </w:r>
      <w:proofErr w:type="gramEnd"/>
      <w:r>
        <w:rPr>
          <w:rFonts w:ascii="Arial" w:eastAsia="Arial" w:hAnsi="Arial" w:cs="Arial"/>
          <w:color w:val="000000"/>
          <w:sz w:val="20"/>
        </w:rPr>
        <w:t xml:space="preserve"> partnered with the Self Help Groups in the villages. The members of these </w:t>
      </w:r>
      <w:proofErr w:type="gramStart"/>
      <w:r>
        <w:rPr>
          <w:rFonts w:ascii="Arial" w:eastAsia="Arial" w:hAnsi="Arial" w:cs="Arial"/>
          <w:color w:val="000000"/>
          <w:sz w:val="20"/>
        </w:rPr>
        <w:t>Self Help</w:t>
      </w:r>
      <w:proofErr w:type="gramEnd"/>
      <w:r>
        <w:rPr>
          <w:rFonts w:ascii="Arial" w:eastAsia="Arial" w:hAnsi="Arial" w:cs="Arial"/>
          <w:color w:val="000000"/>
          <w:sz w:val="20"/>
        </w:rPr>
        <w:t xml:space="preserve"> Groups will be the first set of beneficiaries whose skills will be developed in operating the machines. Besides, they will also be trained in the operations and maintenance of the machines and any other post-sales support. </w:t>
      </w:r>
    </w:p>
    <w:p w14:paraId="1B9BC7C2" w14:textId="77777777" w:rsidR="0000752D" w:rsidRDefault="0000752D" w:rsidP="0000752D">
      <w:pPr>
        <w:numPr>
          <w:ilvl w:val="0"/>
          <w:numId w:val="2"/>
        </w:numPr>
        <w:pBdr>
          <w:top w:val="nil"/>
          <w:left w:val="nil"/>
          <w:bottom w:val="nil"/>
          <w:right w:val="nil"/>
          <w:between w:val="nil"/>
        </w:pBdr>
        <w:spacing w:after="0"/>
        <w:jc w:val="both"/>
        <w:rPr>
          <w:rFonts w:ascii="Arial" w:eastAsia="Arial" w:hAnsi="Arial" w:cs="Arial"/>
          <w:color w:val="000000"/>
          <w:sz w:val="20"/>
        </w:rPr>
      </w:pPr>
      <w:r>
        <w:rPr>
          <w:rFonts w:ascii="Arial" w:eastAsia="Arial" w:hAnsi="Arial" w:cs="Arial"/>
          <w:b/>
          <w:color w:val="0E101A"/>
          <w:sz w:val="20"/>
          <w:u w:val="single"/>
        </w:rPr>
        <w:t>Information and Knowledge Management Centre for Visitors:</w:t>
      </w:r>
      <w:r>
        <w:rPr>
          <w:rFonts w:ascii="Arial" w:eastAsia="Arial" w:hAnsi="Arial" w:cs="Arial"/>
          <w:color w:val="000000"/>
          <w:sz w:val="20"/>
        </w:rPr>
        <w:t xml:space="preserve"> REC will also become the demonstrated </w:t>
      </w:r>
      <w:proofErr w:type="spellStart"/>
      <w:r>
        <w:rPr>
          <w:rFonts w:ascii="Arial" w:eastAsia="Arial" w:hAnsi="Arial" w:cs="Arial"/>
          <w:color w:val="000000"/>
          <w:sz w:val="20"/>
        </w:rPr>
        <w:t>centre</w:t>
      </w:r>
      <w:proofErr w:type="spellEnd"/>
      <w:r>
        <w:rPr>
          <w:rFonts w:ascii="Arial" w:eastAsia="Arial" w:hAnsi="Arial" w:cs="Arial"/>
          <w:color w:val="000000"/>
          <w:sz w:val="20"/>
        </w:rPr>
        <w:t xml:space="preserve"> for excellence where visitors can get information about certified silk production. </w:t>
      </w:r>
    </w:p>
    <w:p w14:paraId="424B2555" w14:textId="77777777" w:rsidR="0000752D" w:rsidRDefault="0000752D" w:rsidP="0000752D">
      <w:pPr>
        <w:numPr>
          <w:ilvl w:val="0"/>
          <w:numId w:val="2"/>
        </w:numPr>
        <w:pBdr>
          <w:top w:val="nil"/>
          <w:left w:val="nil"/>
          <w:bottom w:val="nil"/>
          <w:right w:val="nil"/>
          <w:between w:val="nil"/>
        </w:pBdr>
        <w:spacing w:after="0"/>
        <w:jc w:val="both"/>
        <w:rPr>
          <w:b/>
          <w:sz w:val="20"/>
        </w:rPr>
      </w:pPr>
      <w:r>
        <w:rPr>
          <w:rFonts w:ascii="Arial" w:eastAsia="Arial" w:hAnsi="Arial" w:cs="Arial"/>
          <w:b/>
          <w:sz w:val="20"/>
          <w:u w:val="single"/>
        </w:rPr>
        <w:t>Business development support to beneficiaries:</w:t>
      </w:r>
      <w:r>
        <w:rPr>
          <w:rFonts w:ascii="Arial" w:eastAsia="Arial" w:hAnsi="Arial" w:cs="Arial"/>
          <w:sz w:val="20"/>
        </w:rPr>
        <w:t xml:space="preserve"> The center will provide advisory services to the beneficiaries in business planning skills that will help them in building forward linkages in the value chain. </w:t>
      </w:r>
    </w:p>
    <w:p w14:paraId="57E40F22" w14:textId="77777777" w:rsidR="0000752D" w:rsidRDefault="0000752D" w:rsidP="0000752D">
      <w:pPr>
        <w:pBdr>
          <w:top w:val="nil"/>
          <w:left w:val="nil"/>
          <w:bottom w:val="nil"/>
          <w:right w:val="nil"/>
          <w:between w:val="nil"/>
        </w:pBdr>
        <w:spacing w:after="0"/>
        <w:jc w:val="both"/>
        <w:rPr>
          <w:rFonts w:ascii="Arial" w:eastAsia="Arial" w:hAnsi="Arial" w:cs="Arial"/>
          <w:sz w:val="20"/>
        </w:rPr>
      </w:pPr>
    </w:p>
    <w:p w14:paraId="632582B6" w14:textId="77777777" w:rsidR="0000752D" w:rsidRDefault="0000752D" w:rsidP="0000752D">
      <w:pPr>
        <w:pBdr>
          <w:top w:val="nil"/>
          <w:left w:val="nil"/>
          <w:bottom w:val="nil"/>
          <w:right w:val="nil"/>
          <w:between w:val="nil"/>
        </w:pBdr>
        <w:spacing w:after="0"/>
        <w:jc w:val="both"/>
      </w:pPr>
      <w:r>
        <w:t>The total budget for these activities of REC is spread across the different activities in the following pie chart below in Figure 1</w:t>
      </w:r>
    </w:p>
    <w:p w14:paraId="31146785" w14:textId="77777777" w:rsidR="0000752D" w:rsidRDefault="0000752D" w:rsidP="0000752D">
      <w:pPr>
        <w:pBdr>
          <w:top w:val="nil"/>
          <w:left w:val="nil"/>
          <w:bottom w:val="nil"/>
          <w:right w:val="nil"/>
          <w:between w:val="nil"/>
        </w:pBdr>
        <w:spacing w:after="0"/>
        <w:jc w:val="both"/>
      </w:pPr>
    </w:p>
    <w:p w14:paraId="76D42644" w14:textId="77777777" w:rsidR="0000752D" w:rsidRDefault="0000752D" w:rsidP="0000752D">
      <w:pPr>
        <w:pBdr>
          <w:top w:val="nil"/>
          <w:left w:val="nil"/>
          <w:bottom w:val="nil"/>
          <w:right w:val="nil"/>
          <w:between w:val="nil"/>
        </w:pBdr>
        <w:spacing w:after="0"/>
        <w:jc w:val="both"/>
      </w:pPr>
    </w:p>
    <w:p w14:paraId="43CCED72" w14:textId="77777777" w:rsidR="0000752D" w:rsidRDefault="0000752D" w:rsidP="0000752D">
      <w:pPr>
        <w:pBdr>
          <w:top w:val="nil"/>
          <w:left w:val="nil"/>
          <w:bottom w:val="nil"/>
          <w:right w:val="nil"/>
          <w:between w:val="nil"/>
        </w:pBdr>
        <w:spacing w:after="0"/>
        <w:jc w:val="both"/>
      </w:pPr>
    </w:p>
    <w:p w14:paraId="27BE1A3D" w14:textId="77777777" w:rsidR="0000752D" w:rsidRDefault="0000752D" w:rsidP="0000752D">
      <w:pPr>
        <w:pBdr>
          <w:top w:val="nil"/>
          <w:left w:val="nil"/>
          <w:bottom w:val="nil"/>
          <w:right w:val="nil"/>
          <w:between w:val="nil"/>
        </w:pBdr>
        <w:spacing w:after="0"/>
        <w:jc w:val="both"/>
        <w:rPr>
          <w:b/>
          <w:sz w:val="20"/>
          <w:u w:val="single"/>
        </w:rPr>
      </w:pPr>
    </w:p>
    <w:p w14:paraId="4301583F" w14:textId="77777777" w:rsidR="0000752D" w:rsidRDefault="0000752D" w:rsidP="0000752D">
      <w:pPr>
        <w:pBdr>
          <w:top w:val="nil"/>
          <w:left w:val="nil"/>
          <w:bottom w:val="nil"/>
          <w:right w:val="nil"/>
          <w:between w:val="nil"/>
        </w:pBdr>
        <w:spacing w:after="0"/>
        <w:jc w:val="both"/>
        <w:rPr>
          <w:b/>
          <w:sz w:val="20"/>
          <w:u w:val="single"/>
        </w:rPr>
      </w:pPr>
    </w:p>
    <w:p w14:paraId="25A34AAC" w14:textId="77777777" w:rsidR="0000752D" w:rsidRDefault="0000752D" w:rsidP="0000752D">
      <w:pPr>
        <w:pBdr>
          <w:top w:val="nil"/>
          <w:left w:val="nil"/>
          <w:bottom w:val="nil"/>
          <w:right w:val="nil"/>
          <w:between w:val="nil"/>
        </w:pBdr>
        <w:spacing w:after="0"/>
        <w:jc w:val="center"/>
        <w:rPr>
          <w:b/>
          <w:sz w:val="20"/>
          <w:u w:val="single"/>
        </w:rPr>
      </w:pPr>
      <w:r>
        <w:rPr>
          <w:b/>
          <w:sz w:val="20"/>
          <w:u w:val="single"/>
        </w:rPr>
        <w:t>Figure 1: Allocation of budget to different activities</w:t>
      </w:r>
    </w:p>
    <w:p w14:paraId="04745D8A" w14:textId="77777777" w:rsidR="0000752D" w:rsidRDefault="0000752D" w:rsidP="0000752D">
      <w:pPr>
        <w:pBdr>
          <w:top w:val="nil"/>
          <w:left w:val="nil"/>
          <w:bottom w:val="nil"/>
          <w:right w:val="nil"/>
          <w:between w:val="nil"/>
        </w:pBdr>
        <w:spacing w:after="0"/>
        <w:jc w:val="both"/>
      </w:pPr>
      <w:r>
        <w:rPr>
          <w:noProof/>
        </w:rPr>
        <w:drawing>
          <wp:inline distT="114300" distB="114300" distL="114300" distR="114300" wp14:anchorId="45023F5B" wp14:editId="02456093">
            <wp:extent cx="5324475" cy="283845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24475" cy="2838450"/>
                    </a:xfrm>
                    <a:prstGeom prst="rect">
                      <a:avLst/>
                    </a:prstGeom>
                    <a:ln/>
                  </pic:spPr>
                </pic:pic>
              </a:graphicData>
            </a:graphic>
          </wp:inline>
        </w:drawing>
      </w:r>
    </w:p>
    <w:p w14:paraId="7F351B52" w14:textId="77777777" w:rsidR="0000752D" w:rsidRDefault="0000752D" w:rsidP="0000752D">
      <w:pPr>
        <w:pBdr>
          <w:top w:val="nil"/>
          <w:left w:val="nil"/>
          <w:bottom w:val="nil"/>
          <w:right w:val="nil"/>
          <w:between w:val="nil"/>
        </w:pBdr>
        <w:ind w:left="1080"/>
        <w:jc w:val="both"/>
        <w:rPr>
          <w:rFonts w:ascii="Arial" w:eastAsia="Arial" w:hAnsi="Arial" w:cs="Arial"/>
          <w:color w:val="000000"/>
          <w:sz w:val="20"/>
        </w:rPr>
      </w:pPr>
    </w:p>
    <w:p w14:paraId="33660EBA" w14:textId="77777777" w:rsidR="0000752D" w:rsidRDefault="0000752D" w:rsidP="0000752D">
      <w:pPr>
        <w:pStyle w:val="Heading2"/>
        <w:numPr>
          <w:ilvl w:val="0"/>
          <w:numId w:val="1"/>
        </w:numPr>
        <w:jc w:val="both"/>
      </w:pPr>
      <w:r>
        <w:t>What are the key advantages of REC?</w:t>
      </w:r>
    </w:p>
    <w:p w14:paraId="6D4FCBCF" w14:textId="77777777" w:rsidR="0000752D" w:rsidRDefault="0000752D" w:rsidP="0000752D">
      <w:pPr>
        <w:numPr>
          <w:ilvl w:val="0"/>
          <w:numId w:val="4"/>
        </w:numPr>
        <w:pBdr>
          <w:top w:val="nil"/>
          <w:left w:val="nil"/>
          <w:bottom w:val="nil"/>
          <w:right w:val="nil"/>
          <w:between w:val="nil"/>
        </w:pBdr>
        <w:spacing w:after="0"/>
        <w:rPr>
          <w:color w:val="0E101A"/>
        </w:rPr>
      </w:pPr>
      <w:r>
        <w:rPr>
          <w:b/>
          <w:i/>
          <w:color w:val="0E101A"/>
          <w:u w:val="single"/>
        </w:rPr>
        <w:t>One-stop solution</w:t>
      </w:r>
      <w:r>
        <w:rPr>
          <w:color w:val="0E101A"/>
        </w:rPr>
        <w:t> for the beneficiaries to get familiarized with the innovative machines being offered as well as to get trained in operating the machines and to purchase them.</w:t>
      </w:r>
    </w:p>
    <w:p w14:paraId="294AC707" w14:textId="77777777" w:rsidR="0000752D" w:rsidRDefault="0000752D" w:rsidP="0000752D">
      <w:pPr>
        <w:numPr>
          <w:ilvl w:val="0"/>
          <w:numId w:val="4"/>
        </w:numPr>
        <w:pBdr>
          <w:top w:val="nil"/>
          <w:left w:val="nil"/>
          <w:bottom w:val="nil"/>
          <w:right w:val="nil"/>
          <w:between w:val="nil"/>
        </w:pBdr>
        <w:spacing w:after="0"/>
        <w:rPr>
          <w:color w:val="0E101A"/>
        </w:rPr>
      </w:pPr>
      <w:r>
        <w:rPr>
          <w:color w:val="0E101A"/>
        </w:rPr>
        <w:t xml:space="preserve">A </w:t>
      </w:r>
      <w:r>
        <w:rPr>
          <w:b/>
          <w:i/>
          <w:color w:val="0E101A"/>
          <w:u w:val="single"/>
        </w:rPr>
        <w:t xml:space="preserve">sales channel </w:t>
      </w:r>
      <w:r>
        <w:rPr>
          <w:i/>
          <w:color w:val="0E101A"/>
          <w:u w:val="single"/>
        </w:rPr>
        <w:t>f</w:t>
      </w:r>
      <w:r>
        <w:rPr>
          <w:color w:val="0E101A"/>
        </w:rPr>
        <w:t>or deeper market penetration in difficult areas.</w:t>
      </w:r>
    </w:p>
    <w:commentRangeStart w:id="11"/>
    <w:p w14:paraId="34C210B7" w14:textId="77777777" w:rsidR="0000752D" w:rsidRDefault="00F22D87" w:rsidP="0000752D">
      <w:pPr>
        <w:numPr>
          <w:ilvl w:val="0"/>
          <w:numId w:val="4"/>
        </w:numPr>
        <w:pBdr>
          <w:top w:val="nil"/>
          <w:left w:val="nil"/>
          <w:bottom w:val="nil"/>
          <w:right w:val="nil"/>
          <w:between w:val="nil"/>
        </w:pBdr>
        <w:spacing w:after="0"/>
        <w:rPr>
          <w:color w:val="0E101A"/>
        </w:rPr>
      </w:pPr>
      <w:sdt>
        <w:sdtPr>
          <w:tag w:val="goog_rdk_18"/>
          <w:id w:val="8132658"/>
        </w:sdtPr>
        <w:sdtEndPr/>
        <w:sdtContent/>
      </w:sdt>
      <w:commentRangeStart w:id="12"/>
      <w:sdt>
        <w:sdtPr>
          <w:tag w:val="goog_rdk_19"/>
          <w:id w:val="8132659"/>
        </w:sdtPr>
        <w:sdtEndPr/>
        <w:sdtContent/>
      </w:sdt>
      <w:r w:rsidR="0000752D">
        <w:rPr>
          <w:color w:val="0E101A"/>
        </w:rPr>
        <w:t>A </w:t>
      </w:r>
      <w:r w:rsidR="0000752D">
        <w:rPr>
          <w:b/>
          <w:i/>
          <w:color w:val="0E101A"/>
          <w:u w:val="single"/>
        </w:rPr>
        <w:t xml:space="preserve">model promoting decentralized </w:t>
      </w:r>
      <w:proofErr w:type="gramStart"/>
      <w:r w:rsidR="0000752D">
        <w:rPr>
          <w:b/>
          <w:i/>
          <w:color w:val="0E101A"/>
          <w:u w:val="single"/>
        </w:rPr>
        <w:t xml:space="preserve">production </w:t>
      </w:r>
      <w:r w:rsidR="0000752D">
        <w:rPr>
          <w:color w:val="0E101A"/>
        </w:rPr>
        <w:t> for</w:t>
      </w:r>
      <w:proofErr w:type="gramEnd"/>
      <w:r w:rsidR="0000752D">
        <w:rPr>
          <w:color w:val="0E101A"/>
        </w:rPr>
        <w:t xml:space="preserve"> buying finished products like silk yarn and fabrics for rural customers.</w:t>
      </w:r>
      <w:commentRangeEnd w:id="11"/>
      <w:r w:rsidR="0000752D">
        <w:commentReference w:id="11"/>
      </w:r>
      <w:commentRangeEnd w:id="12"/>
      <w:r w:rsidR="0000752D">
        <w:commentReference w:id="12"/>
      </w:r>
    </w:p>
    <w:p w14:paraId="140806AA" w14:textId="77777777" w:rsidR="0000752D" w:rsidRDefault="0000752D" w:rsidP="0000752D">
      <w:pPr>
        <w:numPr>
          <w:ilvl w:val="0"/>
          <w:numId w:val="4"/>
        </w:numPr>
        <w:pBdr>
          <w:top w:val="nil"/>
          <w:left w:val="nil"/>
          <w:bottom w:val="nil"/>
          <w:right w:val="nil"/>
          <w:between w:val="nil"/>
        </w:pBdr>
        <w:spacing w:after="0"/>
        <w:rPr>
          <w:color w:val="0E101A"/>
        </w:rPr>
      </w:pPr>
      <w:r>
        <w:rPr>
          <w:i/>
          <w:color w:val="0E101A"/>
        </w:rPr>
        <w:t>A profit generating center that</w:t>
      </w:r>
      <w:r>
        <w:rPr>
          <w:b/>
          <w:i/>
          <w:color w:val="0E101A"/>
          <w:u w:val="single"/>
        </w:rPr>
        <w:t xml:space="preserve"> aggregates </w:t>
      </w:r>
      <w:r>
        <w:rPr>
          <w:color w:val="0E101A"/>
        </w:rPr>
        <w:t>the skill sets, raw material procurement, yarn, and fabric production, by bringing economies of scale</w:t>
      </w:r>
    </w:p>
    <w:p w14:paraId="12F4547E" w14:textId="77777777" w:rsidR="0000752D" w:rsidRDefault="0000752D" w:rsidP="0000752D">
      <w:pPr>
        <w:spacing w:after="0"/>
        <w:rPr>
          <w:color w:val="0E101A"/>
        </w:rPr>
      </w:pPr>
    </w:p>
    <w:commentRangeStart w:id="13"/>
    <w:p w14:paraId="425A2A1C" w14:textId="77777777" w:rsidR="0000752D" w:rsidRDefault="00F22D87" w:rsidP="0000752D">
      <w:pPr>
        <w:pStyle w:val="Heading2"/>
        <w:numPr>
          <w:ilvl w:val="0"/>
          <w:numId w:val="1"/>
        </w:numPr>
        <w:jc w:val="both"/>
      </w:pPr>
      <w:sdt>
        <w:sdtPr>
          <w:tag w:val="goog_rdk_20"/>
          <w:id w:val="8132660"/>
        </w:sdtPr>
        <w:sdtEndPr/>
        <w:sdtContent/>
      </w:sdt>
      <w:commentRangeStart w:id="14"/>
      <w:sdt>
        <w:sdtPr>
          <w:tag w:val="goog_rdk_21"/>
          <w:id w:val="8132661"/>
        </w:sdtPr>
        <w:sdtEndPr/>
        <w:sdtContent/>
      </w:sdt>
      <w:r w:rsidR="0000752D">
        <w:t xml:space="preserve">Who are the Partners and what is the </w:t>
      </w:r>
      <w:proofErr w:type="gramStart"/>
      <w:r w:rsidR="0000752D">
        <w:t>Geography</w:t>
      </w:r>
      <w:proofErr w:type="gramEnd"/>
      <w:r w:rsidR="0000752D">
        <w:t>?</w:t>
      </w:r>
      <w:commentRangeEnd w:id="13"/>
      <w:r w:rsidR="0000752D">
        <w:commentReference w:id="13"/>
      </w:r>
      <w:commentRangeEnd w:id="14"/>
      <w:r w:rsidR="0000752D">
        <w:commentReference w:id="14"/>
      </w:r>
    </w:p>
    <w:p w14:paraId="180E40D4" w14:textId="77777777" w:rsidR="0000752D" w:rsidRDefault="0000752D" w:rsidP="0000752D">
      <w:pPr>
        <w:ind w:left="360"/>
        <w:jc w:val="both"/>
      </w:pPr>
      <w:r>
        <w:t xml:space="preserve">In total, there are six RECs planned over a period of two years.  The first one which started operations in August 2020 is in </w:t>
      </w:r>
      <w:proofErr w:type="spellStart"/>
      <w:r>
        <w:t>Bastar</w:t>
      </w:r>
      <w:proofErr w:type="spellEnd"/>
      <w:r>
        <w:t xml:space="preserve"> district Chhattisgarh as shown in Figure 2. The white encircled region represents the hub in </w:t>
      </w:r>
      <w:proofErr w:type="spellStart"/>
      <w:r>
        <w:t>Bastar</w:t>
      </w:r>
      <w:proofErr w:type="spellEnd"/>
      <w:r>
        <w:t xml:space="preserve"> which will cater to the neighboring districts encircled in black. The neighboring districts which REC can cater to are Koraput, </w:t>
      </w:r>
      <w:proofErr w:type="spellStart"/>
      <w:r>
        <w:t>Nabarangpur</w:t>
      </w:r>
      <w:proofErr w:type="spellEnd"/>
      <w:r>
        <w:t xml:space="preserve">, and Kalahandi, </w:t>
      </w:r>
      <w:proofErr w:type="spellStart"/>
      <w:r>
        <w:t>Naraynpur</w:t>
      </w:r>
      <w:proofErr w:type="spellEnd"/>
      <w:r>
        <w:t xml:space="preserve">.  </w:t>
      </w:r>
      <w:proofErr w:type="gramStart"/>
      <w:r>
        <w:t>REC’s</w:t>
      </w:r>
      <w:proofErr w:type="gramEnd"/>
      <w:r>
        <w:t xml:space="preserve"> are planned in the tribal regions as most of the cocoon production clusters are located in the Tribal regions. For instance, </w:t>
      </w:r>
      <w:proofErr w:type="spellStart"/>
      <w:r>
        <w:t>Bastar</w:t>
      </w:r>
      <w:proofErr w:type="spellEnd"/>
      <w:r>
        <w:t xml:space="preserve"> has already been identified as a principal production cluster for silk production by State Rural Livelihood Mission and has a cocoon bank.</w:t>
      </w:r>
      <w:r>
        <w:rPr>
          <w:vertAlign w:val="superscript"/>
        </w:rPr>
        <w:footnoteReference w:id="1"/>
      </w:r>
      <w:r>
        <w:t xml:space="preserve"> The Government is already supporting the basic seed multiplication in the villages in the district.  RSPL partners with the self-help groups in the villages to reach the beneficiaries in the village. The members of the Self-Help Group are the first set of beneficiaries who receive the advisory through the Rural Experience Center on the product portfolio of RSPL. In the regions where SHGs are non-functional, RSPL facilitates the creation of SHGs.</w:t>
      </w:r>
    </w:p>
    <w:p w14:paraId="75D9B185" w14:textId="77777777" w:rsidR="0000752D" w:rsidRDefault="0000752D" w:rsidP="0000752D">
      <w:pPr>
        <w:ind w:left="720"/>
        <w:rPr>
          <w:b/>
          <w:sz w:val="16"/>
          <w:szCs w:val="16"/>
        </w:rPr>
      </w:pPr>
      <w:r>
        <w:rPr>
          <w:b/>
          <w:sz w:val="16"/>
          <w:szCs w:val="16"/>
        </w:rPr>
        <w:t>Table 1:  Geography and Partners</w:t>
      </w:r>
    </w:p>
    <w:tbl>
      <w:tblPr>
        <w:tblW w:w="8221" w:type="dxa"/>
        <w:tblInd w:w="959" w:type="dxa"/>
        <w:tblBorders>
          <w:top w:val="single" w:sz="8" w:space="0" w:color="4BACC6"/>
          <w:left w:val="single" w:sz="4" w:space="0" w:color="000000"/>
          <w:bottom w:val="single" w:sz="8" w:space="0" w:color="4BACC6"/>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310"/>
        <w:gridCol w:w="2542"/>
        <w:gridCol w:w="2835"/>
      </w:tblGrid>
      <w:tr w:rsidR="0000752D" w14:paraId="75324B8E" w14:textId="77777777" w:rsidTr="00586E11">
        <w:tc>
          <w:tcPr>
            <w:tcW w:w="534" w:type="dxa"/>
          </w:tcPr>
          <w:p w14:paraId="3B7C3779" w14:textId="77777777" w:rsidR="0000752D" w:rsidRDefault="0000752D" w:rsidP="00586E11">
            <w:pPr>
              <w:rPr>
                <w:rFonts w:ascii="Arial" w:eastAsia="Arial" w:hAnsi="Arial" w:cs="Arial"/>
                <w:sz w:val="20"/>
              </w:rPr>
            </w:pPr>
            <w:r>
              <w:rPr>
                <w:rFonts w:ascii="Arial" w:eastAsia="Arial" w:hAnsi="Arial" w:cs="Arial"/>
                <w:sz w:val="20"/>
              </w:rPr>
              <w:t>S. N0</w:t>
            </w:r>
          </w:p>
        </w:tc>
        <w:tc>
          <w:tcPr>
            <w:tcW w:w="2310" w:type="dxa"/>
          </w:tcPr>
          <w:p w14:paraId="2768F60C" w14:textId="77777777" w:rsidR="0000752D" w:rsidRDefault="0000752D" w:rsidP="00586E11">
            <w:pPr>
              <w:rPr>
                <w:rFonts w:ascii="Arial" w:eastAsia="Arial" w:hAnsi="Arial" w:cs="Arial"/>
                <w:sz w:val="20"/>
              </w:rPr>
            </w:pPr>
            <w:r>
              <w:rPr>
                <w:rFonts w:ascii="Arial" w:eastAsia="Arial" w:hAnsi="Arial" w:cs="Arial"/>
                <w:sz w:val="20"/>
              </w:rPr>
              <w:t>State</w:t>
            </w:r>
          </w:p>
        </w:tc>
        <w:tc>
          <w:tcPr>
            <w:tcW w:w="2542" w:type="dxa"/>
          </w:tcPr>
          <w:p w14:paraId="00B40314" w14:textId="77777777" w:rsidR="0000752D" w:rsidRDefault="0000752D" w:rsidP="00586E11">
            <w:pPr>
              <w:rPr>
                <w:rFonts w:ascii="Arial" w:eastAsia="Arial" w:hAnsi="Arial" w:cs="Arial"/>
                <w:sz w:val="20"/>
              </w:rPr>
            </w:pPr>
            <w:r>
              <w:rPr>
                <w:rFonts w:ascii="Arial" w:eastAsia="Arial" w:hAnsi="Arial" w:cs="Arial"/>
                <w:sz w:val="20"/>
              </w:rPr>
              <w:t>District</w:t>
            </w:r>
          </w:p>
        </w:tc>
        <w:tc>
          <w:tcPr>
            <w:tcW w:w="2835" w:type="dxa"/>
          </w:tcPr>
          <w:p w14:paraId="14E6CC24" w14:textId="77777777" w:rsidR="0000752D" w:rsidRDefault="0000752D" w:rsidP="00586E11">
            <w:pPr>
              <w:rPr>
                <w:rFonts w:ascii="Arial" w:eastAsia="Arial" w:hAnsi="Arial" w:cs="Arial"/>
                <w:sz w:val="20"/>
              </w:rPr>
            </w:pPr>
            <w:r>
              <w:rPr>
                <w:rFonts w:ascii="Arial" w:eastAsia="Arial" w:hAnsi="Arial" w:cs="Arial"/>
                <w:sz w:val="20"/>
              </w:rPr>
              <w:t>Partners</w:t>
            </w:r>
          </w:p>
        </w:tc>
      </w:tr>
      <w:tr w:rsidR="0000752D" w14:paraId="12F8BC31" w14:textId="77777777" w:rsidTr="00586E11">
        <w:tc>
          <w:tcPr>
            <w:tcW w:w="534" w:type="dxa"/>
          </w:tcPr>
          <w:p w14:paraId="2589810F" w14:textId="77777777" w:rsidR="0000752D" w:rsidRDefault="0000752D" w:rsidP="00586E11">
            <w:pPr>
              <w:rPr>
                <w:rFonts w:ascii="Arial" w:eastAsia="Arial" w:hAnsi="Arial" w:cs="Arial"/>
                <w:sz w:val="20"/>
              </w:rPr>
            </w:pPr>
            <w:r>
              <w:rPr>
                <w:rFonts w:ascii="Arial" w:eastAsia="Arial" w:hAnsi="Arial" w:cs="Arial"/>
                <w:sz w:val="20"/>
              </w:rPr>
              <w:t>1.</w:t>
            </w:r>
          </w:p>
        </w:tc>
        <w:tc>
          <w:tcPr>
            <w:tcW w:w="2310" w:type="dxa"/>
          </w:tcPr>
          <w:p w14:paraId="2728DF10" w14:textId="77777777" w:rsidR="0000752D" w:rsidRDefault="0000752D" w:rsidP="00586E11">
            <w:pPr>
              <w:rPr>
                <w:rFonts w:ascii="Arial" w:eastAsia="Arial" w:hAnsi="Arial" w:cs="Arial"/>
                <w:sz w:val="20"/>
              </w:rPr>
            </w:pPr>
            <w:r>
              <w:rPr>
                <w:rFonts w:ascii="Arial" w:eastAsia="Arial" w:hAnsi="Arial" w:cs="Arial"/>
                <w:sz w:val="20"/>
              </w:rPr>
              <w:t>Chhattisgarh</w:t>
            </w:r>
          </w:p>
        </w:tc>
        <w:tc>
          <w:tcPr>
            <w:tcW w:w="2542" w:type="dxa"/>
          </w:tcPr>
          <w:p w14:paraId="66022EA5" w14:textId="77777777" w:rsidR="0000752D" w:rsidRDefault="0000752D" w:rsidP="00586E11">
            <w:pPr>
              <w:rPr>
                <w:rFonts w:ascii="Arial" w:eastAsia="Arial" w:hAnsi="Arial" w:cs="Arial"/>
                <w:sz w:val="20"/>
              </w:rPr>
            </w:pPr>
            <w:proofErr w:type="spellStart"/>
            <w:r>
              <w:rPr>
                <w:rFonts w:ascii="Arial" w:eastAsia="Arial" w:hAnsi="Arial" w:cs="Arial"/>
                <w:sz w:val="20"/>
              </w:rPr>
              <w:t>Bastar</w:t>
            </w:r>
            <w:proofErr w:type="spellEnd"/>
          </w:p>
        </w:tc>
        <w:tc>
          <w:tcPr>
            <w:tcW w:w="2835" w:type="dxa"/>
          </w:tcPr>
          <w:p w14:paraId="7CC454DE" w14:textId="77777777" w:rsidR="0000752D" w:rsidRDefault="0000752D" w:rsidP="00586E11">
            <w:pPr>
              <w:rPr>
                <w:rFonts w:ascii="Arial" w:eastAsia="Arial" w:hAnsi="Arial" w:cs="Arial"/>
                <w:i/>
                <w:sz w:val="20"/>
              </w:rPr>
            </w:pPr>
            <w:r>
              <w:rPr>
                <w:rFonts w:ascii="Arial" w:eastAsia="Arial" w:hAnsi="Arial" w:cs="Arial"/>
                <w:i/>
                <w:sz w:val="20"/>
              </w:rPr>
              <w:t xml:space="preserve">Astitva </w:t>
            </w:r>
            <w:proofErr w:type="spellStart"/>
            <w:r>
              <w:rPr>
                <w:rFonts w:ascii="Arial" w:eastAsia="Arial" w:hAnsi="Arial" w:cs="Arial"/>
                <w:i/>
                <w:sz w:val="20"/>
              </w:rPr>
              <w:t>Mahila</w:t>
            </w:r>
            <w:proofErr w:type="spellEnd"/>
            <w:r>
              <w:rPr>
                <w:rFonts w:ascii="Arial" w:eastAsia="Arial" w:hAnsi="Arial" w:cs="Arial"/>
                <w:i/>
                <w:sz w:val="20"/>
              </w:rPr>
              <w:t xml:space="preserve"> Samiti-SHG</w:t>
            </w:r>
          </w:p>
        </w:tc>
      </w:tr>
      <w:tr w:rsidR="0000752D" w14:paraId="1DA65628" w14:textId="77777777" w:rsidTr="00586E11">
        <w:tc>
          <w:tcPr>
            <w:tcW w:w="534" w:type="dxa"/>
          </w:tcPr>
          <w:p w14:paraId="6B585ADF" w14:textId="77777777" w:rsidR="0000752D" w:rsidRDefault="0000752D" w:rsidP="00586E11">
            <w:pPr>
              <w:rPr>
                <w:rFonts w:ascii="Arial" w:eastAsia="Arial" w:hAnsi="Arial" w:cs="Arial"/>
                <w:sz w:val="20"/>
              </w:rPr>
            </w:pPr>
            <w:r>
              <w:rPr>
                <w:rFonts w:ascii="Arial" w:eastAsia="Arial" w:hAnsi="Arial" w:cs="Arial"/>
                <w:sz w:val="20"/>
              </w:rPr>
              <w:t>2.</w:t>
            </w:r>
          </w:p>
        </w:tc>
        <w:tc>
          <w:tcPr>
            <w:tcW w:w="2310" w:type="dxa"/>
          </w:tcPr>
          <w:p w14:paraId="37A30A42" w14:textId="77777777" w:rsidR="0000752D" w:rsidRDefault="0000752D" w:rsidP="00586E11">
            <w:pPr>
              <w:rPr>
                <w:rFonts w:ascii="Arial" w:eastAsia="Arial" w:hAnsi="Arial" w:cs="Arial"/>
                <w:sz w:val="20"/>
              </w:rPr>
            </w:pPr>
            <w:r>
              <w:rPr>
                <w:rFonts w:ascii="Arial" w:eastAsia="Arial" w:hAnsi="Arial" w:cs="Arial"/>
                <w:sz w:val="20"/>
              </w:rPr>
              <w:t>Jharkhand</w:t>
            </w:r>
          </w:p>
        </w:tc>
        <w:tc>
          <w:tcPr>
            <w:tcW w:w="2542" w:type="dxa"/>
          </w:tcPr>
          <w:p w14:paraId="04CD5987" w14:textId="77777777" w:rsidR="0000752D" w:rsidRDefault="0000752D" w:rsidP="00586E11">
            <w:pPr>
              <w:rPr>
                <w:rFonts w:ascii="Arial" w:eastAsia="Arial" w:hAnsi="Arial" w:cs="Arial"/>
                <w:sz w:val="20"/>
              </w:rPr>
            </w:pPr>
            <w:r>
              <w:rPr>
                <w:rFonts w:ascii="Arial" w:eastAsia="Arial" w:hAnsi="Arial" w:cs="Arial"/>
                <w:sz w:val="20"/>
              </w:rPr>
              <w:t>Ranchi</w:t>
            </w:r>
          </w:p>
        </w:tc>
        <w:tc>
          <w:tcPr>
            <w:tcW w:w="2835" w:type="dxa"/>
          </w:tcPr>
          <w:p w14:paraId="54F03176" w14:textId="77777777" w:rsidR="0000752D" w:rsidRDefault="0000752D" w:rsidP="00586E11">
            <w:pPr>
              <w:rPr>
                <w:rFonts w:ascii="Arial" w:eastAsia="Arial" w:hAnsi="Arial" w:cs="Arial"/>
                <w:sz w:val="20"/>
              </w:rPr>
            </w:pPr>
            <w:r>
              <w:rPr>
                <w:rFonts w:ascii="Arial" w:eastAsia="Arial" w:hAnsi="Arial" w:cs="Arial"/>
                <w:sz w:val="20"/>
              </w:rPr>
              <w:t>To be decided</w:t>
            </w:r>
          </w:p>
        </w:tc>
      </w:tr>
      <w:tr w:rsidR="0000752D" w14:paraId="5FBB8AC0" w14:textId="77777777" w:rsidTr="00586E11">
        <w:tc>
          <w:tcPr>
            <w:tcW w:w="534" w:type="dxa"/>
          </w:tcPr>
          <w:p w14:paraId="114411A7" w14:textId="77777777" w:rsidR="0000752D" w:rsidRDefault="0000752D" w:rsidP="00586E11">
            <w:pPr>
              <w:rPr>
                <w:rFonts w:ascii="Arial" w:eastAsia="Arial" w:hAnsi="Arial" w:cs="Arial"/>
                <w:sz w:val="20"/>
              </w:rPr>
            </w:pPr>
            <w:r>
              <w:rPr>
                <w:rFonts w:ascii="Arial" w:eastAsia="Arial" w:hAnsi="Arial" w:cs="Arial"/>
                <w:sz w:val="20"/>
              </w:rPr>
              <w:t>3</w:t>
            </w:r>
          </w:p>
        </w:tc>
        <w:tc>
          <w:tcPr>
            <w:tcW w:w="2310" w:type="dxa"/>
          </w:tcPr>
          <w:p w14:paraId="7B65F454" w14:textId="77777777" w:rsidR="0000752D" w:rsidRDefault="0000752D" w:rsidP="00586E11">
            <w:pPr>
              <w:rPr>
                <w:rFonts w:ascii="Arial" w:eastAsia="Arial" w:hAnsi="Arial" w:cs="Arial"/>
                <w:sz w:val="20"/>
              </w:rPr>
            </w:pPr>
            <w:r>
              <w:rPr>
                <w:rFonts w:ascii="Arial" w:eastAsia="Arial" w:hAnsi="Arial" w:cs="Arial"/>
                <w:sz w:val="20"/>
              </w:rPr>
              <w:t>Assam</w:t>
            </w:r>
          </w:p>
        </w:tc>
        <w:tc>
          <w:tcPr>
            <w:tcW w:w="2542" w:type="dxa"/>
          </w:tcPr>
          <w:p w14:paraId="115B315B" w14:textId="77777777" w:rsidR="0000752D" w:rsidRDefault="0000752D" w:rsidP="00586E11">
            <w:pPr>
              <w:rPr>
                <w:rFonts w:ascii="Arial" w:eastAsia="Arial" w:hAnsi="Arial" w:cs="Arial"/>
                <w:sz w:val="20"/>
              </w:rPr>
            </w:pPr>
            <w:r>
              <w:rPr>
                <w:rFonts w:ascii="Arial" w:eastAsia="Arial" w:hAnsi="Arial" w:cs="Arial"/>
                <w:sz w:val="20"/>
              </w:rPr>
              <w:t>Guwahati</w:t>
            </w:r>
          </w:p>
        </w:tc>
        <w:tc>
          <w:tcPr>
            <w:tcW w:w="2835" w:type="dxa"/>
          </w:tcPr>
          <w:p w14:paraId="728126D4" w14:textId="77777777" w:rsidR="0000752D" w:rsidRDefault="0000752D" w:rsidP="00586E11">
            <w:pPr>
              <w:rPr>
                <w:rFonts w:ascii="Arial" w:eastAsia="Arial" w:hAnsi="Arial" w:cs="Arial"/>
                <w:sz w:val="20"/>
              </w:rPr>
            </w:pPr>
            <w:r>
              <w:rPr>
                <w:rFonts w:ascii="Arial" w:eastAsia="Arial" w:hAnsi="Arial" w:cs="Arial"/>
                <w:sz w:val="20"/>
              </w:rPr>
              <w:t>To be decided</w:t>
            </w:r>
          </w:p>
        </w:tc>
      </w:tr>
    </w:tbl>
    <w:p w14:paraId="38C6CBC8" w14:textId="77777777" w:rsidR="0000752D" w:rsidRDefault="0000752D" w:rsidP="0000752D">
      <w:pPr>
        <w:pBdr>
          <w:top w:val="nil"/>
          <w:left w:val="nil"/>
          <w:bottom w:val="nil"/>
          <w:right w:val="nil"/>
          <w:between w:val="nil"/>
        </w:pBdr>
        <w:spacing w:after="0"/>
        <w:ind w:left="720"/>
        <w:jc w:val="both"/>
        <w:rPr>
          <w:rFonts w:ascii="Arial" w:eastAsia="Arial" w:hAnsi="Arial" w:cs="Arial"/>
          <w:color w:val="000000"/>
          <w:sz w:val="20"/>
        </w:rPr>
      </w:pPr>
    </w:p>
    <w:p w14:paraId="3D847DF1" w14:textId="77777777" w:rsidR="0000752D" w:rsidRDefault="0000752D" w:rsidP="0000752D">
      <w:pPr>
        <w:pBdr>
          <w:top w:val="nil"/>
          <w:left w:val="nil"/>
          <w:bottom w:val="nil"/>
          <w:right w:val="nil"/>
          <w:between w:val="nil"/>
        </w:pBdr>
        <w:spacing w:after="0"/>
        <w:ind w:left="720"/>
        <w:jc w:val="center"/>
        <w:rPr>
          <w:b/>
          <w:color w:val="000000"/>
          <w:sz w:val="18"/>
          <w:szCs w:val="18"/>
        </w:rPr>
      </w:pPr>
    </w:p>
    <w:p w14:paraId="1EE04891" w14:textId="77777777" w:rsidR="0000752D" w:rsidRDefault="0000752D" w:rsidP="0000752D">
      <w:pPr>
        <w:pBdr>
          <w:top w:val="nil"/>
          <w:left w:val="nil"/>
          <w:bottom w:val="nil"/>
          <w:right w:val="nil"/>
          <w:between w:val="nil"/>
        </w:pBdr>
        <w:spacing w:after="0"/>
        <w:ind w:left="720"/>
        <w:jc w:val="center"/>
        <w:rPr>
          <w:b/>
          <w:color w:val="000000"/>
          <w:sz w:val="18"/>
          <w:szCs w:val="18"/>
        </w:rPr>
      </w:pPr>
    </w:p>
    <w:p w14:paraId="1D4C9721" w14:textId="77777777" w:rsidR="0000752D" w:rsidRDefault="0000752D" w:rsidP="0000752D">
      <w:pPr>
        <w:pBdr>
          <w:top w:val="nil"/>
          <w:left w:val="nil"/>
          <w:bottom w:val="nil"/>
          <w:right w:val="nil"/>
          <w:between w:val="nil"/>
        </w:pBdr>
        <w:spacing w:after="0"/>
        <w:ind w:left="720"/>
        <w:jc w:val="center"/>
        <w:rPr>
          <w:b/>
          <w:color w:val="000000"/>
          <w:sz w:val="18"/>
          <w:szCs w:val="18"/>
        </w:rPr>
      </w:pPr>
    </w:p>
    <w:p w14:paraId="1E4E8629" w14:textId="77777777" w:rsidR="0000752D" w:rsidRDefault="0000752D" w:rsidP="0000752D">
      <w:pPr>
        <w:pBdr>
          <w:top w:val="nil"/>
          <w:left w:val="nil"/>
          <w:bottom w:val="nil"/>
          <w:right w:val="nil"/>
          <w:between w:val="nil"/>
        </w:pBdr>
        <w:spacing w:after="0"/>
        <w:ind w:left="720"/>
        <w:jc w:val="center"/>
        <w:rPr>
          <w:b/>
          <w:color w:val="000000"/>
          <w:sz w:val="18"/>
          <w:szCs w:val="18"/>
        </w:rPr>
      </w:pPr>
    </w:p>
    <w:p w14:paraId="457D9D13" w14:textId="77777777" w:rsidR="0000752D" w:rsidRDefault="0000752D" w:rsidP="0000752D">
      <w:pPr>
        <w:pBdr>
          <w:top w:val="nil"/>
          <w:left w:val="nil"/>
          <w:bottom w:val="nil"/>
          <w:right w:val="nil"/>
          <w:between w:val="nil"/>
        </w:pBdr>
        <w:spacing w:after="0"/>
        <w:rPr>
          <w:b/>
          <w:color w:val="000000"/>
          <w:sz w:val="18"/>
          <w:szCs w:val="18"/>
        </w:rPr>
      </w:pPr>
    </w:p>
    <w:p w14:paraId="7EFFB4FF" w14:textId="77777777" w:rsidR="0000752D" w:rsidRDefault="0000752D" w:rsidP="0000752D">
      <w:pPr>
        <w:pBdr>
          <w:top w:val="nil"/>
          <w:left w:val="nil"/>
          <w:bottom w:val="nil"/>
          <w:right w:val="nil"/>
          <w:between w:val="nil"/>
        </w:pBdr>
        <w:spacing w:after="0"/>
        <w:ind w:left="720"/>
        <w:jc w:val="center"/>
        <w:rPr>
          <w:b/>
          <w:color w:val="000000"/>
          <w:sz w:val="18"/>
          <w:szCs w:val="18"/>
        </w:rPr>
      </w:pPr>
    </w:p>
    <w:p w14:paraId="32CF8556" w14:textId="77777777" w:rsidR="0000752D" w:rsidRDefault="0000752D" w:rsidP="0000752D">
      <w:pPr>
        <w:pBdr>
          <w:top w:val="nil"/>
          <w:left w:val="nil"/>
          <w:bottom w:val="nil"/>
          <w:right w:val="nil"/>
          <w:between w:val="nil"/>
        </w:pBdr>
        <w:jc w:val="center"/>
        <w:rPr>
          <w:b/>
          <w:color w:val="000000"/>
          <w:sz w:val="18"/>
          <w:szCs w:val="18"/>
        </w:rPr>
      </w:pPr>
      <w:r>
        <w:rPr>
          <w:b/>
          <w:color w:val="000000"/>
          <w:sz w:val="18"/>
          <w:szCs w:val="18"/>
        </w:rPr>
        <w:t>Figure 2:  Area of operation of first REC</w:t>
      </w:r>
    </w:p>
    <w:p w14:paraId="5E3B00E4" w14:textId="77777777" w:rsidR="0000752D" w:rsidRDefault="0000752D" w:rsidP="0000752D">
      <w:pPr>
        <w:jc w:val="center"/>
      </w:pPr>
      <w:r>
        <w:rPr>
          <w:noProof/>
        </w:rPr>
        <w:drawing>
          <wp:inline distT="0" distB="0" distL="0" distR="0" wp14:anchorId="3A96AB10" wp14:editId="412D5F7A">
            <wp:extent cx="2344313" cy="2191838"/>
            <wp:effectExtent l="0" t="0" r="0" b="0"/>
            <wp:docPr id="25" name="image9.jpg" descr="REC-1.jpg"/>
            <wp:cNvGraphicFramePr/>
            <a:graphic xmlns:a="http://schemas.openxmlformats.org/drawingml/2006/main">
              <a:graphicData uri="http://schemas.openxmlformats.org/drawingml/2006/picture">
                <pic:pic xmlns:pic="http://schemas.openxmlformats.org/drawingml/2006/picture">
                  <pic:nvPicPr>
                    <pic:cNvPr id="0" name="image9.jpg" descr="REC-1.jpg"/>
                    <pic:cNvPicPr preferRelativeResize="0"/>
                  </pic:nvPicPr>
                  <pic:blipFill>
                    <a:blip r:embed="rId13"/>
                    <a:srcRect/>
                    <a:stretch>
                      <a:fillRect/>
                    </a:stretch>
                  </pic:blipFill>
                  <pic:spPr>
                    <a:xfrm>
                      <a:off x="0" y="0"/>
                      <a:ext cx="2344313" cy="2191838"/>
                    </a:xfrm>
                    <a:prstGeom prst="rect">
                      <a:avLst/>
                    </a:prstGeom>
                    <a:ln/>
                  </pic:spPr>
                </pic:pic>
              </a:graphicData>
            </a:graphic>
          </wp:inline>
        </w:drawing>
      </w:r>
      <w:r>
        <w:rPr>
          <w:noProof/>
        </w:rPr>
        <w:drawing>
          <wp:anchor distT="0" distB="0" distL="114300" distR="114300" simplePos="0" relativeHeight="251659264" behindDoc="0" locked="0" layoutInCell="1" allowOverlap="1" wp14:anchorId="04B4B3ED" wp14:editId="23672E17">
            <wp:simplePos x="0" y="0"/>
            <wp:positionH relativeFrom="column">
              <wp:posOffset>2451100</wp:posOffset>
            </wp:positionH>
            <wp:positionV relativeFrom="paragraph">
              <wp:posOffset>660400</wp:posOffset>
            </wp:positionV>
            <wp:extent cx="494665" cy="309880"/>
            <wp:effectExtent l="0" t="0" r="0" b="0"/>
            <wp:wrapNone/>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94665" cy="309880"/>
                    </a:xfrm>
                    <a:prstGeom prst="rect">
                      <a:avLst/>
                    </a:prstGeom>
                    <a:ln/>
                  </pic:spPr>
                </pic:pic>
              </a:graphicData>
            </a:graphic>
          </wp:anchor>
        </w:drawing>
      </w:r>
      <w:r>
        <w:rPr>
          <w:noProof/>
        </w:rPr>
        <w:drawing>
          <wp:anchor distT="0" distB="0" distL="114300" distR="114300" simplePos="0" relativeHeight="251660288" behindDoc="0" locked="0" layoutInCell="1" allowOverlap="1" wp14:anchorId="485FFB87" wp14:editId="25413559">
            <wp:simplePos x="0" y="0"/>
            <wp:positionH relativeFrom="column">
              <wp:posOffset>1739900</wp:posOffset>
            </wp:positionH>
            <wp:positionV relativeFrom="paragraph">
              <wp:posOffset>50800</wp:posOffset>
            </wp:positionV>
            <wp:extent cx="1847850" cy="1473200"/>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847850" cy="1473200"/>
                    </a:xfrm>
                    <a:prstGeom prst="rect">
                      <a:avLst/>
                    </a:prstGeom>
                    <a:ln/>
                  </pic:spPr>
                </pic:pic>
              </a:graphicData>
            </a:graphic>
          </wp:anchor>
        </w:drawing>
      </w:r>
    </w:p>
    <w:p w14:paraId="189E2411" w14:textId="77777777" w:rsidR="0000752D" w:rsidRDefault="0000752D" w:rsidP="0000752D">
      <w:pPr>
        <w:jc w:val="center"/>
      </w:pPr>
    </w:p>
    <w:p w14:paraId="05DA4F9C" w14:textId="77777777" w:rsidR="0000752D" w:rsidRDefault="0000752D" w:rsidP="0000752D">
      <w:pPr>
        <w:pStyle w:val="Heading2"/>
        <w:numPr>
          <w:ilvl w:val="0"/>
          <w:numId w:val="1"/>
        </w:numPr>
        <w:jc w:val="both"/>
      </w:pPr>
      <w:r>
        <w:lastRenderedPageBreak/>
        <w:t>Market size and key beneficiaries</w:t>
      </w:r>
    </w:p>
    <w:p w14:paraId="232CC653" w14:textId="77777777" w:rsidR="0000752D" w:rsidRDefault="0000752D" w:rsidP="0000752D">
      <w:pPr>
        <w:ind w:left="720"/>
        <w:jc w:val="both"/>
      </w:pPr>
      <w:r>
        <w:t xml:space="preserve">The total addressable market for one REC is 5,000 beneficiaries amounting to 5-6 crore INR. There is a plan to open six rural experience centers for which the total addressable market will amount to 30-36 crore INR. By the end of October 2021, three RECs will be operational having a total market size of 2.5- 3 crores. </w:t>
      </w:r>
    </w:p>
    <w:p w14:paraId="07C12FE7" w14:textId="77777777" w:rsidR="0000752D" w:rsidRDefault="0000752D" w:rsidP="0000752D">
      <w:pPr>
        <w:ind w:left="720"/>
        <w:jc w:val="both"/>
      </w:pPr>
      <w:r>
        <w:t>In total, RECs are expected to cater to 30,000 beneficiaries. Out of this 98% of the beneficiaries are women. The current market penetration rate is 4% from 3 RECs planned in one year.  Figure 2 represents the number of direct, indirect beneficiaries and total beneficiaries from REC.</w:t>
      </w:r>
    </w:p>
    <w:p w14:paraId="19576AEA" w14:textId="77777777" w:rsidR="0000752D" w:rsidRDefault="0000752D" w:rsidP="0000752D">
      <w:pPr>
        <w:ind w:left="720"/>
        <w:jc w:val="both"/>
        <w:rPr>
          <w:b/>
          <w:sz w:val="18"/>
          <w:szCs w:val="18"/>
        </w:rPr>
      </w:pPr>
      <w:r>
        <w:rPr>
          <w:b/>
          <w:sz w:val="18"/>
          <w:szCs w:val="18"/>
        </w:rPr>
        <w:t xml:space="preserve">Figure 3: Increase in the number of beneficiaries of Rural Experience Centers </w:t>
      </w:r>
    </w:p>
    <w:p w14:paraId="49AD5D1D" w14:textId="77777777" w:rsidR="0000752D" w:rsidRDefault="0000752D" w:rsidP="0000752D">
      <w:pPr>
        <w:ind w:left="720"/>
        <w:jc w:val="both"/>
      </w:pPr>
      <w:r>
        <w:rPr>
          <w:noProof/>
        </w:rPr>
        <w:drawing>
          <wp:inline distT="0" distB="0" distL="0" distR="0" wp14:anchorId="51A85FDD" wp14:editId="43727488">
            <wp:extent cx="4967814" cy="2548292"/>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967814" cy="2548292"/>
                    </a:xfrm>
                    <a:prstGeom prst="rect">
                      <a:avLst/>
                    </a:prstGeom>
                    <a:ln/>
                  </pic:spPr>
                </pic:pic>
              </a:graphicData>
            </a:graphic>
          </wp:inline>
        </w:drawing>
      </w:r>
    </w:p>
    <w:p w14:paraId="1AD9EDAA" w14:textId="77777777" w:rsidR="0000752D" w:rsidRDefault="0000752D" w:rsidP="0000752D">
      <w:pPr>
        <w:jc w:val="both"/>
        <w:rPr>
          <w:highlight w:val="yellow"/>
        </w:rPr>
      </w:pPr>
    </w:p>
    <w:p w14:paraId="357F5B37" w14:textId="77777777" w:rsidR="0000752D" w:rsidRDefault="0000752D" w:rsidP="0000752D">
      <w:pPr>
        <w:pStyle w:val="Heading2"/>
        <w:numPr>
          <w:ilvl w:val="0"/>
          <w:numId w:val="1"/>
        </w:numPr>
        <w:jc w:val="both"/>
      </w:pPr>
      <w:r>
        <w:t>Financials</w:t>
      </w:r>
    </w:p>
    <w:p w14:paraId="71DB1941" w14:textId="77777777" w:rsidR="0000752D" w:rsidRDefault="0000752D" w:rsidP="0000752D">
      <w:pPr>
        <w:numPr>
          <w:ilvl w:val="0"/>
          <w:numId w:val="5"/>
        </w:numPr>
        <w:pBdr>
          <w:top w:val="nil"/>
          <w:left w:val="nil"/>
          <w:bottom w:val="nil"/>
          <w:right w:val="nil"/>
          <w:between w:val="nil"/>
        </w:pBdr>
        <w:spacing w:after="0"/>
        <w:jc w:val="both"/>
        <w:rPr>
          <w:color w:val="000000"/>
        </w:rPr>
      </w:pPr>
      <w:r>
        <w:rPr>
          <w:b/>
          <w:color w:val="000000"/>
          <w:u w:val="single"/>
        </w:rPr>
        <w:t xml:space="preserve">Cost of REC: </w:t>
      </w:r>
      <w:r>
        <w:rPr>
          <w:color w:val="000000"/>
        </w:rPr>
        <w:t xml:space="preserve">The total cost to </w:t>
      </w:r>
      <w:r>
        <w:t>set up</w:t>
      </w:r>
      <w:r>
        <w:rPr>
          <w:color w:val="000000"/>
        </w:rPr>
        <w:t xml:space="preserve"> one REC per year is INR 14.28 </w:t>
      </w:r>
      <w:r>
        <w:t>lakhs</w:t>
      </w:r>
      <w:r>
        <w:rPr>
          <w:color w:val="000000"/>
        </w:rPr>
        <w:t xml:space="preserve">. Out of which 25% of cost is fixed cost and 75% is a variable cost. The total cost for six </w:t>
      </w:r>
      <w:proofErr w:type="gramStart"/>
      <w:r>
        <w:rPr>
          <w:color w:val="000000"/>
        </w:rPr>
        <w:t>REC’s</w:t>
      </w:r>
      <w:proofErr w:type="gramEnd"/>
      <w:r>
        <w:rPr>
          <w:color w:val="000000"/>
        </w:rPr>
        <w:t xml:space="preserve"> will be INR 85.68 lakhs. </w:t>
      </w:r>
    </w:p>
    <w:p w14:paraId="7D64CF5E" w14:textId="77777777" w:rsidR="0000752D" w:rsidRDefault="0000752D" w:rsidP="0000752D">
      <w:pPr>
        <w:numPr>
          <w:ilvl w:val="0"/>
          <w:numId w:val="5"/>
        </w:numPr>
        <w:pBdr>
          <w:top w:val="nil"/>
          <w:left w:val="nil"/>
          <w:bottom w:val="nil"/>
          <w:right w:val="nil"/>
          <w:between w:val="nil"/>
        </w:pBdr>
        <w:jc w:val="both"/>
        <w:rPr>
          <w:color w:val="000000"/>
        </w:rPr>
      </w:pPr>
      <w:r>
        <w:rPr>
          <w:b/>
          <w:color w:val="000000"/>
          <w:u w:val="single"/>
        </w:rPr>
        <w:t>Return on Invested Capital:</w:t>
      </w:r>
      <w:r>
        <w:rPr>
          <w:color w:val="000000"/>
        </w:rPr>
        <w:t xml:space="preserve"> Figure 4 represents the time-line for return on invested capital for the three </w:t>
      </w:r>
      <w:proofErr w:type="spellStart"/>
      <w:r>
        <w:rPr>
          <w:color w:val="000000"/>
        </w:rPr>
        <w:t>RECs.</w:t>
      </w:r>
      <w:proofErr w:type="spellEnd"/>
      <w:r>
        <w:rPr>
          <w:color w:val="000000"/>
        </w:rPr>
        <w:t xml:space="preserve"> The break-even point for three RECs planned in Year 1 is expected to be in October 2021. </w:t>
      </w:r>
    </w:p>
    <w:p w14:paraId="1F7433A0" w14:textId="77777777" w:rsidR="0000752D" w:rsidRDefault="0000752D" w:rsidP="0000752D">
      <w:pPr>
        <w:jc w:val="center"/>
        <w:rPr>
          <w:b/>
          <w:sz w:val="18"/>
          <w:szCs w:val="18"/>
        </w:rPr>
      </w:pPr>
      <w:r>
        <w:rPr>
          <w:b/>
          <w:sz w:val="18"/>
          <w:szCs w:val="18"/>
        </w:rPr>
        <w:t>Fi</w:t>
      </w:r>
      <w:commentRangeStart w:id="15"/>
      <w:sdt>
        <w:sdtPr>
          <w:tag w:val="goog_rdk_22"/>
          <w:id w:val="8132662"/>
        </w:sdtPr>
        <w:sdtEndPr/>
        <w:sdtContent/>
      </w:sdt>
      <w:commentRangeStart w:id="16"/>
      <w:sdt>
        <w:sdtPr>
          <w:tag w:val="goog_rdk_23"/>
          <w:id w:val="8132663"/>
        </w:sdtPr>
        <w:sdtEndPr/>
        <w:sdtContent/>
      </w:sdt>
      <w:r>
        <w:rPr>
          <w:b/>
          <w:sz w:val="18"/>
          <w:szCs w:val="18"/>
        </w:rPr>
        <w:t>gure 4: Return on Invested Capital for 1 Year</w:t>
      </w:r>
      <w:commentRangeEnd w:id="15"/>
      <w:r>
        <w:commentReference w:id="15"/>
      </w:r>
      <w:commentRangeEnd w:id="16"/>
      <w:r>
        <w:commentReference w:id="16"/>
      </w:r>
    </w:p>
    <w:p w14:paraId="47ED38F2" w14:textId="77777777" w:rsidR="0000752D" w:rsidRDefault="0000752D" w:rsidP="0000752D">
      <w:pPr>
        <w:ind w:left="720"/>
        <w:jc w:val="both"/>
      </w:pPr>
      <w:r>
        <w:rPr>
          <w:noProof/>
        </w:rPr>
        <w:drawing>
          <wp:inline distT="0" distB="0" distL="0" distR="0" wp14:anchorId="18ED57AE" wp14:editId="6449729E">
            <wp:extent cx="5174974" cy="1583635"/>
            <wp:effectExtent l="19050" t="0" r="25676"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2AE821D" w14:textId="77777777" w:rsidR="0000752D" w:rsidRDefault="0000752D" w:rsidP="0000752D">
      <w:pPr>
        <w:pBdr>
          <w:top w:val="nil"/>
          <w:left w:val="nil"/>
          <w:bottom w:val="nil"/>
          <w:right w:val="nil"/>
          <w:between w:val="nil"/>
        </w:pBdr>
        <w:spacing w:after="0"/>
        <w:ind w:left="1080"/>
        <w:jc w:val="both"/>
      </w:pPr>
    </w:p>
    <w:p w14:paraId="2BC28973" w14:textId="77777777" w:rsidR="0000752D" w:rsidRDefault="0000752D" w:rsidP="0000752D">
      <w:pPr>
        <w:pBdr>
          <w:top w:val="nil"/>
          <w:left w:val="nil"/>
          <w:bottom w:val="nil"/>
          <w:right w:val="nil"/>
          <w:between w:val="nil"/>
        </w:pBdr>
        <w:spacing w:after="0"/>
        <w:jc w:val="both"/>
      </w:pPr>
      <w:r>
        <w:t xml:space="preserve">        From Aug 2019 to March 2020, there will be one REC in </w:t>
      </w:r>
      <w:proofErr w:type="spellStart"/>
      <w:r>
        <w:t>Bastar</w:t>
      </w:r>
      <w:proofErr w:type="spellEnd"/>
      <w:r>
        <w:t xml:space="preserve">, Chhattisgarh. While initially, the             Return on Invested Capital will be less. However, it is expected to increase as the number of REC will increase. In April 2021, there will be one additional REC and by July 2021, there will be 3 functional </w:t>
      </w:r>
      <w:proofErr w:type="spellStart"/>
      <w:r>
        <w:t>RECs.</w:t>
      </w:r>
      <w:proofErr w:type="spellEnd"/>
      <w:r>
        <w:t xml:space="preserve"> In the beginning, REC sales </w:t>
      </w:r>
      <w:r>
        <w:lastRenderedPageBreak/>
        <w:t xml:space="preserve">will only be machines but gradually there will be sales of yarn also through REC which will increase the sales from REC. Thus, the break-even point for the 3 REC’s is expected to be around September 2021. </w:t>
      </w:r>
    </w:p>
    <w:p w14:paraId="611FBE71" w14:textId="77777777" w:rsidR="0000752D" w:rsidRDefault="0000752D" w:rsidP="0000752D">
      <w:pPr>
        <w:pBdr>
          <w:top w:val="nil"/>
          <w:left w:val="nil"/>
          <w:bottom w:val="nil"/>
          <w:right w:val="nil"/>
          <w:between w:val="nil"/>
        </w:pBdr>
        <w:spacing w:after="0"/>
        <w:ind w:left="1080"/>
        <w:jc w:val="both"/>
      </w:pPr>
    </w:p>
    <w:p w14:paraId="19D9E1B3" w14:textId="77777777" w:rsidR="0000752D" w:rsidRDefault="0000752D" w:rsidP="0000752D">
      <w:pPr>
        <w:pBdr>
          <w:top w:val="nil"/>
          <w:left w:val="nil"/>
          <w:bottom w:val="nil"/>
          <w:right w:val="nil"/>
          <w:between w:val="nil"/>
        </w:pBdr>
        <w:spacing w:after="0"/>
        <w:ind w:left="1080"/>
        <w:jc w:val="both"/>
      </w:pPr>
    </w:p>
    <w:p w14:paraId="56B4520A" w14:textId="77777777" w:rsidR="0000752D" w:rsidRDefault="0000752D" w:rsidP="0000752D">
      <w:pPr>
        <w:pBdr>
          <w:top w:val="nil"/>
          <w:left w:val="nil"/>
          <w:bottom w:val="nil"/>
          <w:right w:val="nil"/>
          <w:between w:val="nil"/>
        </w:pBdr>
        <w:spacing w:after="0"/>
        <w:ind w:left="1080"/>
        <w:jc w:val="both"/>
      </w:pPr>
    </w:p>
    <w:p w14:paraId="5EBC2472" w14:textId="77777777" w:rsidR="0000752D" w:rsidRDefault="0000752D" w:rsidP="0000752D">
      <w:pPr>
        <w:pBdr>
          <w:top w:val="nil"/>
          <w:left w:val="nil"/>
          <w:bottom w:val="nil"/>
          <w:right w:val="nil"/>
          <w:between w:val="nil"/>
        </w:pBdr>
        <w:spacing w:after="0"/>
        <w:ind w:left="1080"/>
        <w:jc w:val="both"/>
      </w:pPr>
    </w:p>
    <w:p w14:paraId="72CF08F2" w14:textId="77777777" w:rsidR="0000752D" w:rsidRDefault="0000752D" w:rsidP="0000752D">
      <w:pPr>
        <w:numPr>
          <w:ilvl w:val="0"/>
          <w:numId w:val="5"/>
        </w:numPr>
        <w:pBdr>
          <w:top w:val="nil"/>
          <w:left w:val="nil"/>
          <w:bottom w:val="nil"/>
          <w:right w:val="nil"/>
          <w:between w:val="nil"/>
        </w:pBdr>
        <w:jc w:val="both"/>
        <w:rPr>
          <w:color w:val="000000"/>
        </w:rPr>
      </w:pPr>
      <w:r>
        <w:rPr>
          <w:b/>
          <w:color w:val="000000"/>
          <w:u w:val="single"/>
        </w:rPr>
        <w:t>Net Profit/ Loss by REC:</w:t>
      </w:r>
      <w:r>
        <w:rPr>
          <w:color w:val="000000"/>
        </w:rPr>
        <w:t xml:space="preserve"> Figure 5 represents the time-line for net profit/loss for three RECs to be operational. Due to initial expenses in fixed cost the RECs are expected to make losses, however it is expected that </w:t>
      </w:r>
      <w:r>
        <w:t>by the end</w:t>
      </w:r>
      <w:r>
        <w:rPr>
          <w:color w:val="000000"/>
        </w:rPr>
        <w:t xml:space="preserve"> of September 21, RECs </w:t>
      </w:r>
      <w:r>
        <w:t>will</w:t>
      </w:r>
      <w:r>
        <w:rPr>
          <w:color w:val="000000"/>
        </w:rPr>
        <w:t xml:space="preserve"> make a net profit of 7%. </w:t>
      </w:r>
      <w:r>
        <w:t xml:space="preserve"> </w:t>
      </w:r>
    </w:p>
    <w:p w14:paraId="0B971C76" w14:textId="77777777" w:rsidR="0000752D" w:rsidRDefault="0000752D" w:rsidP="0000752D">
      <w:pPr>
        <w:numPr>
          <w:ilvl w:val="0"/>
          <w:numId w:val="3"/>
        </w:numPr>
        <w:pBdr>
          <w:top w:val="nil"/>
          <w:left w:val="nil"/>
          <w:bottom w:val="nil"/>
          <w:right w:val="nil"/>
          <w:between w:val="nil"/>
        </w:pBdr>
        <w:spacing w:after="0"/>
        <w:jc w:val="both"/>
      </w:pPr>
      <w:r>
        <w:t xml:space="preserve">The key drivers of profit of REC are the sales from machines and yarn. In the beginning the sales in both segments are expected to be low but the sales through RECs in the two segments will increase and together the two segments will drive the profit </w:t>
      </w:r>
      <w:proofErr w:type="spellStart"/>
      <w:r>
        <w:t>upto</w:t>
      </w:r>
      <w:proofErr w:type="spellEnd"/>
      <w:r>
        <w:t xml:space="preserve"> 7% in one year. </w:t>
      </w:r>
    </w:p>
    <w:p w14:paraId="3F2B87C0" w14:textId="77777777" w:rsidR="0000752D" w:rsidRDefault="0000752D" w:rsidP="0000752D">
      <w:pPr>
        <w:numPr>
          <w:ilvl w:val="0"/>
          <w:numId w:val="3"/>
        </w:numPr>
        <w:pBdr>
          <w:top w:val="nil"/>
          <w:left w:val="nil"/>
          <w:bottom w:val="nil"/>
          <w:right w:val="nil"/>
          <w:between w:val="nil"/>
        </w:pBdr>
        <w:spacing w:after="0"/>
        <w:jc w:val="both"/>
      </w:pPr>
      <w:r>
        <w:t>In the beginning only 2% of the expected sales from the machine segment was from REC but the number is expected to increase by 8% by the end of the year.</w:t>
      </w:r>
    </w:p>
    <w:p w14:paraId="0403A306" w14:textId="77777777" w:rsidR="0000752D" w:rsidRDefault="0000752D" w:rsidP="0000752D">
      <w:pPr>
        <w:numPr>
          <w:ilvl w:val="0"/>
          <w:numId w:val="3"/>
        </w:numPr>
        <w:pBdr>
          <w:top w:val="nil"/>
          <w:left w:val="nil"/>
          <w:bottom w:val="nil"/>
          <w:right w:val="nil"/>
          <w:between w:val="nil"/>
        </w:pBdr>
        <w:jc w:val="both"/>
      </w:pPr>
      <w:r>
        <w:t>For the yarn segment, in the initial stages 10% of the total sales is expected to be from the REC and it will increase to 15% by the year end.</w:t>
      </w:r>
    </w:p>
    <w:p w14:paraId="1A91E198" w14:textId="77777777" w:rsidR="0000752D" w:rsidRDefault="0000752D" w:rsidP="0000752D">
      <w:pPr>
        <w:pBdr>
          <w:top w:val="nil"/>
          <w:left w:val="nil"/>
          <w:bottom w:val="nil"/>
          <w:right w:val="nil"/>
          <w:between w:val="nil"/>
        </w:pBdr>
        <w:jc w:val="both"/>
      </w:pPr>
    </w:p>
    <w:p w14:paraId="69883179" w14:textId="77777777" w:rsidR="0000752D" w:rsidRDefault="0000752D" w:rsidP="0000752D">
      <w:pPr>
        <w:ind w:left="720"/>
        <w:jc w:val="center"/>
        <w:rPr>
          <w:b/>
          <w:sz w:val="18"/>
          <w:szCs w:val="18"/>
        </w:rPr>
      </w:pPr>
    </w:p>
    <w:p w14:paraId="28DEE412" w14:textId="77777777" w:rsidR="0000752D" w:rsidRDefault="0000752D" w:rsidP="0000752D">
      <w:pPr>
        <w:ind w:left="720"/>
        <w:jc w:val="center"/>
        <w:rPr>
          <w:b/>
          <w:sz w:val="18"/>
          <w:szCs w:val="18"/>
        </w:rPr>
      </w:pPr>
      <w:bookmarkStart w:id="17" w:name="_heading=h.gjdgxs" w:colFirst="0" w:colLast="0"/>
      <w:bookmarkEnd w:id="17"/>
      <w:r>
        <w:rPr>
          <w:b/>
          <w:sz w:val="18"/>
          <w:szCs w:val="18"/>
        </w:rPr>
        <w:t>Figure 5: Net Profit/Loss by REC in 1 Year</w:t>
      </w:r>
    </w:p>
    <w:p w14:paraId="09E05CB6" w14:textId="77777777" w:rsidR="0000752D" w:rsidRDefault="0000752D" w:rsidP="0000752D">
      <w:pPr>
        <w:ind w:left="720"/>
        <w:jc w:val="center"/>
      </w:pPr>
      <w:r>
        <w:rPr>
          <w:noProof/>
        </w:rPr>
        <w:drawing>
          <wp:inline distT="0" distB="0" distL="0" distR="0" wp14:anchorId="70BF1161" wp14:editId="6D0AAB59">
            <wp:extent cx="5340626" cy="1808922"/>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51613E" w14:textId="77777777" w:rsidR="0000752D" w:rsidRDefault="0000752D" w:rsidP="0000752D">
      <w:pPr>
        <w:numPr>
          <w:ilvl w:val="0"/>
          <w:numId w:val="1"/>
        </w:numPr>
        <w:pBdr>
          <w:top w:val="nil"/>
          <w:left w:val="nil"/>
          <w:bottom w:val="nil"/>
          <w:right w:val="nil"/>
          <w:between w:val="nil"/>
        </w:pBdr>
        <w:spacing w:after="0"/>
        <w:jc w:val="both"/>
        <w:rPr>
          <w:color w:val="000000"/>
        </w:rPr>
      </w:pPr>
      <w:r>
        <w:rPr>
          <w:rFonts w:ascii="Cambria" w:eastAsia="Cambria" w:hAnsi="Cambria" w:cs="Cambria"/>
          <w:b/>
          <w:color w:val="4F81BD"/>
          <w:sz w:val="26"/>
          <w:szCs w:val="26"/>
        </w:rPr>
        <w:t xml:space="preserve">Theory of change and Impact of </w:t>
      </w:r>
      <w:commentRangeStart w:id="18"/>
      <w:sdt>
        <w:sdtPr>
          <w:tag w:val="goog_rdk_24"/>
          <w:id w:val="8132664"/>
        </w:sdtPr>
        <w:sdtEndPr/>
        <w:sdtContent/>
      </w:sdt>
      <w:commentRangeStart w:id="19"/>
      <w:sdt>
        <w:sdtPr>
          <w:tag w:val="goog_rdk_25"/>
          <w:id w:val="8132665"/>
        </w:sdtPr>
        <w:sdtEndPr/>
        <w:sdtContent/>
      </w:sdt>
      <w:r>
        <w:rPr>
          <w:rFonts w:ascii="Cambria" w:eastAsia="Cambria" w:hAnsi="Cambria" w:cs="Cambria"/>
          <w:b/>
          <w:color w:val="4F81BD"/>
          <w:sz w:val="26"/>
          <w:szCs w:val="26"/>
        </w:rPr>
        <w:t>Rural Experience Centers</w:t>
      </w:r>
      <w:commentRangeEnd w:id="18"/>
      <w:r>
        <w:commentReference w:id="18"/>
      </w:r>
      <w:commentRangeEnd w:id="19"/>
      <w:r>
        <w:commentReference w:id="19"/>
      </w:r>
    </w:p>
    <w:p w14:paraId="700C9164" w14:textId="77777777" w:rsidR="00B37BE2" w:rsidRDefault="0000752D" w:rsidP="0000752D">
      <w:pPr>
        <w:pBdr>
          <w:top w:val="nil"/>
          <w:left w:val="nil"/>
          <w:bottom w:val="nil"/>
          <w:right w:val="nil"/>
          <w:between w:val="nil"/>
        </w:pBdr>
        <w:spacing w:after="0"/>
        <w:jc w:val="both"/>
      </w:pPr>
      <w:r>
        <w:rPr>
          <w:rFonts w:ascii="Arial" w:eastAsia="Arial" w:hAnsi="Arial" w:cs="Arial"/>
        </w:rPr>
        <w:t>Rural Experience Centers</w:t>
      </w:r>
      <w:r>
        <w:rPr>
          <w:rFonts w:ascii="Cambria" w:eastAsia="Cambria" w:hAnsi="Cambria" w:cs="Cambria"/>
          <w:b/>
          <w:color w:val="4F81BD"/>
          <w:sz w:val="28"/>
          <w:szCs w:val="28"/>
        </w:rPr>
        <w:t xml:space="preserve"> </w:t>
      </w:r>
      <w:r>
        <w:rPr>
          <w:rFonts w:ascii="Cambria" w:eastAsia="Cambria" w:hAnsi="Cambria" w:cs="Cambria"/>
        </w:rPr>
        <w:t xml:space="preserve">are important sales channels expected to </w:t>
      </w:r>
      <w:r w:rsidR="00B37BE2">
        <w:rPr>
          <w:rFonts w:ascii="Cambria" w:eastAsia="Cambria" w:hAnsi="Cambria" w:cs="Cambria"/>
        </w:rPr>
        <w:t xml:space="preserve">provide </w:t>
      </w:r>
      <w:r>
        <w:rPr>
          <w:rFonts w:ascii="Cambria" w:eastAsia="Cambria" w:hAnsi="Cambria" w:cs="Cambria"/>
        </w:rPr>
        <w:t xml:space="preserve">easy access to renewable </w:t>
      </w:r>
      <w:proofErr w:type="gramStart"/>
      <w:r>
        <w:rPr>
          <w:rFonts w:ascii="Cambria" w:eastAsia="Cambria" w:hAnsi="Cambria" w:cs="Cambria"/>
        </w:rPr>
        <w:t>energy based</w:t>
      </w:r>
      <w:proofErr w:type="gramEnd"/>
      <w:r>
        <w:rPr>
          <w:rFonts w:ascii="Cambria" w:eastAsia="Cambria" w:hAnsi="Cambria" w:cs="Cambria"/>
        </w:rPr>
        <w:t xml:space="preserve"> machines to the women beneficiaries. </w:t>
      </w:r>
      <w:r w:rsidR="009A443F">
        <w:rPr>
          <w:rFonts w:ascii="Cambria" w:eastAsia="Cambria" w:hAnsi="Cambria" w:cs="Cambria"/>
        </w:rPr>
        <w:t>A</w:t>
      </w:r>
      <w:r>
        <w:rPr>
          <w:rFonts w:ascii="Cambria" w:eastAsia="Cambria" w:hAnsi="Cambria" w:cs="Cambria"/>
        </w:rPr>
        <w:t>doption of these machines will increase productivity a</w:t>
      </w:r>
      <w:r w:rsidR="009A443F">
        <w:rPr>
          <w:rFonts w:ascii="Cambria" w:eastAsia="Cambria" w:hAnsi="Cambria" w:cs="Cambria"/>
        </w:rPr>
        <w:t>s well as</w:t>
      </w:r>
      <w:r w:rsidR="00B37BE2">
        <w:rPr>
          <w:rFonts w:ascii="Cambria" w:eastAsia="Cambria" w:hAnsi="Cambria" w:cs="Cambria"/>
        </w:rPr>
        <w:t xml:space="preserve"> </w:t>
      </w:r>
      <w:r>
        <w:rPr>
          <w:rFonts w:ascii="Cambria" w:eastAsia="Cambria" w:hAnsi="Cambria" w:cs="Cambria"/>
        </w:rPr>
        <w:t xml:space="preserve">occupational health safety </w:t>
      </w:r>
      <w:r w:rsidR="009A443F">
        <w:rPr>
          <w:rFonts w:ascii="Cambria" w:eastAsia="Cambria" w:hAnsi="Cambria" w:cs="Cambria"/>
        </w:rPr>
        <w:t xml:space="preserve">of </w:t>
      </w:r>
      <w:r>
        <w:rPr>
          <w:rFonts w:ascii="Cambria" w:eastAsia="Cambria" w:hAnsi="Cambria" w:cs="Cambria"/>
        </w:rPr>
        <w:t xml:space="preserve">women. </w:t>
      </w:r>
      <w:r>
        <w:t xml:space="preserve">The Rural Experience center helps </w:t>
      </w:r>
      <w:proofErr w:type="spellStart"/>
      <w:r>
        <w:t>Resham</w:t>
      </w:r>
      <w:proofErr w:type="spellEnd"/>
      <w:r w:rsidR="00B37BE2">
        <w:t xml:space="preserve"> S</w:t>
      </w:r>
      <w:r>
        <w:t xml:space="preserve">utra to contribute to the fulfillment of United Nations Sustainable Development Goals </w:t>
      </w:r>
    </w:p>
    <w:p w14:paraId="2D328B90" w14:textId="77777777" w:rsidR="00B37BE2" w:rsidRDefault="00B37BE2" w:rsidP="00B37BE2">
      <w:pPr>
        <w:pStyle w:val="ListParagraph"/>
        <w:numPr>
          <w:ilvl w:val="3"/>
          <w:numId w:val="1"/>
        </w:numPr>
        <w:pBdr>
          <w:top w:val="nil"/>
          <w:left w:val="nil"/>
          <w:bottom w:val="nil"/>
          <w:right w:val="nil"/>
          <w:between w:val="nil"/>
        </w:pBdr>
        <w:spacing w:after="0"/>
        <w:ind w:left="1134" w:hanging="425"/>
        <w:jc w:val="both"/>
      </w:pPr>
      <w:proofErr w:type="spellStart"/>
      <w:r>
        <w:t>A</w:t>
      </w:r>
      <w:r w:rsidR="0000752D">
        <w:t>aiming</w:t>
      </w:r>
      <w:proofErr w:type="spellEnd"/>
      <w:r w:rsidR="0000752D">
        <w:t xml:space="preserve"> to end poverty for all (SDG 1), </w:t>
      </w:r>
    </w:p>
    <w:p w14:paraId="0720CBE3" w14:textId="77777777" w:rsidR="00B37BE2" w:rsidRDefault="00B37BE2" w:rsidP="00B37BE2">
      <w:pPr>
        <w:pStyle w:val="ListParagraph"/>
        <w:numPr>
          <w:ilvl w:val="3"/>
          <w:numId w:val="1"/>
        </w:numPr>
        <w:pBdr>
          <w:top w:val="nil"/>
          <w:left w:val="nil"/>
          <w:bottom w:val="nil"/>
          <w:right w:val="nil"/>
          <w:between w:val="nil"/>
        </w:pBdr>
        <w:spacing w:after="0"/>
        <w:ind w:left="1134" w:hanging="425"/>
        <w:jc w:val="both"/>
      </w:pPr>
      <w:r>
        <w:t>P</w:t>
      </w:r>
      <w:r w:rsidR="0000752D">
        <w:t xml:space="preserve">romote gender equality (SDG 5) and </w:t>
      </w:r>
    </w:p>
    <w:p w14:paraId="103A7C44" w14:textId="77777777" w:rsidR="0000752D" w:rsidRDefault="00B37BE2" w:rsidP="00B37BE2">
      <w:pPr>
        <w:pStyle w:val="ListParagraph"/>
        <w:numPr>
          <w:ilvl w:val="3"/>
          <w:numId w:val="1"/>
        </w:numPr>
        <w:pBdr>
          <w:top w:val="nil"/>
          <w:left w:val="nil"/>
          <w:bottom w:val="nil"/>
          <w:right w:val="nil"/>
          <w:between w:val="nil"/>
        </w:pBdr>
        <w:spacing w:after="0"/>
        <w:ind w:left="1134" w:hanging="425"/>
        <w:jc w:val="both"/>
      </w:pPr>
      <w:r>
        <w:t>A</w:t>
      </w:r>
      <w:r w:rsidR="0000752D">
        <w:t xml:space="preserve">ccess to clean energy (SDG7). </w:t>
      </w:r>
    </w:p>
    <w:p w14:paraId="2EBDE40B" w14:textId="77777777" w:rsidR="0000752D" w:rsidRDefault="0000752D" w:rsidP="00B37BE2">
      <w:pPr>
        <w:pBdr>
          <w:top w:val="nil"/>
          <w:left w:val="nil"/>
          <w:bottom w:val="nil"/>
          <w:right w:val="nil"/>
          <w:between w:val="nil"/>
        </w:pBdr>
        <w:spacing w:after="0"/>
        <w:ind w:left="1134" w:hanging="425"/>
        <w:jc w:val="both"/>
      </w:pPr>
    </w:p>
    <w:p w14:paraId="45E23B55" w14:textId="77777777" w:rsidR="00B37BE2" w:rsidRDefault="00B37BE2" w:rsidP="00B37BE2">
      <w:pPr>
        <w:pBdr>
          <w:top w:val="nil"/>
          <w:left w:val="nil"/>
          <w:bottom w:val="nil"/>
          <w:right w:val="nil"/>
          <w:between w:val="nil"/>
        </w:pBdr>
        <w:spacing w:after="0"/>
        <w:ind w:left="1134" w:hanging="425"/>
        <w:jc w:val="both"/>
      </w:pPr>
    </w:p>
    <w:p w14:paraId="130B14B5" w14:textId="77777777" w:rsidR="00B37BE2" w:rsidRDefault="00B37BE2" w:rsidP="00B37BE2">
      <w:pPr>
        <w:pBdr>
          <w:top w:val="nil"/>
          <w:left w:val="nil"/>
          <w:bottom w:val="nil"/>
          <w:right w:val="nil"/>
          <w:between w:val="nil"/>
        </w:pBdr>
        <w:spacing w:after="0"/>
        <w:ind w:left="1134" w:hanging="425"/>
        <w:jc w:val="both"/>
      </w:pPr>
    </w:p>
    <w:p w14:paraId="2B261BA7" w14:textId="77777777" w:rsidR="00B37BE2" w:rsidRDefault="00B37BE2" w:rsidP="00B37BE2">
      <w:pPr>
        <w:pBdr>
          <w:top w:val="nil"/>
          <w:left w:val="nil"/>
          <w:bottom w:val="nil"/>
          <w:right w:val="nil"/>
          <w:between w:val="nil"/>
        </w:pBdr>
        <w:spacing w:after="0"/>
        <w:ind w:left="1134" w:hanging="425"/>
        <w:jc w:val="both"/>
      </w:pPr>
    </w:p>
    <w:p w14:paraId="6FFF9C79" w14:textId="77777777" w:rsidR="00B37BE2" w:rsidRDefault="00B37BE2" w:rsidP="00B37BE2">
      <w:pPr>
        <w:pBdr>
          <w:top w:val="nil"/>
          <w:left w:val="nil"/>
          <w:bottom w:val="nil"/>
          <w:right w:val="nil"/>
          <w:between w:val="nil"/>
        </w:pBdr>
        <w:spacing w:after="0"/>
        <w:ind w:left="1134" w:hanging="425"/>
        <w:jc w:val="both"/>
      </w:pPr>
    </w:p>
    <w:p w14:paraId="3C22C0BF" w14:textId="77777777" w:rsidR="00B37BE2" w:rsidRDefault="00B37BE2" w:rsidP="00B37BE2">
      <w:pPr>
        <w:pBdr>
          <w:top w:val="nil"/>
          <w:left w:val="nil"/>
          <w:bottom w:val="nil"/>
          <w:right w:val="nil"/>
          <w:between w:val="nil"/>
        </w:pBdr>
        <w:spacing w:after="0"/>
        <w:ind w:left="1134" w:hanging="425"/>
        <w:jc w:val="both"/>
      </w:pPr>
    </w:p>
    <w:p w14:paraId="1C4943B8" w14:textId="77777777" w:rsidR="0000752D" w:rsidRDefault="0000752D" w:rsidP="0000752D">
      <w:pPr>
        <w:pBdr>
          <w:top w:val="nil"/>
          <w:left w:val="nil"/>
          <w:bottom w:val="nil"/>
          <w:right w:val="nil"/>
          <w:between w:val="nil"/>
        </w:pBdr>
        <w:spacing w:after="0"/>
        <w:jc w:val="both"/>
        <w:rPr>
          <w:b/>
          <w:sz w:val="18"/>
          <w:szCs w:val="18"/>
        </w:rPr>
      </w:pPr>
      <w:r>
        <w:rPr>
          <w:b/>
          <w:sz w:val="18"/>
          <w:szCs w:val="18"/>
        </w:rPr>
        <w:lastRenderedPageBreak/>
        <w:t>Fig 6: Theory of Change for Rural Experience Center</w:t>
      </w:r>
    </w:p>
    <w:p w14:paraId="41B7A5A3" w14:textId="77777777" w:rsidR="0000752D" w:rsidRDefault="0000752D" w:rsidP="0000752D">
      <w:pPr>
        <w:pBdr>
          <w:top w:val="nil"/>
          <w:left w:val="nil"/>
          <w:bottom w:val="nil"/>
          <w:right w:val="nil"/>
          <w:between w:val="nil"/>
        </w:pBdr>
        <w:spacing w:after="0"/>
        <w:jc w:val="both"/>
        <w:rPr>
          <w:rFonts w:ascii="Cambria" w:eastAsia="Cambria" w:hAnsi="Cambria" w:cs="Cambria"/>
        </w:rPr>
      </w:pPr>
    </w:p>
    <w:p w14:paraId="3D5A361B" w14:textId="77777777" w:rsidR="0000752D" w:rsidRDefault="0000752D" w:rsidP="0000752D">
      <w:pPr>
        <w:pBdr>
          <w:top w:val="nil"/>
          <w:left w:val="nil"/>
          <w:bottom w:val="nil"/>
          <w:right w:val="nil"/>
          <w:between w:val="nil"/>
        </w:pBdr>
        <w:spacing w:after="0"/>
        <w:jc w:val="both"/>
        <w:rPr>
          <w:rFonts w:ascii="Cambria" w:eastAsia="Cambria" w:hAnsi="Cambria" w:cs="Cambria"/>
        </w:rPr>
      </w:pPr>
    </w:p>
    <w:p w14:paraId="48DA861F" w14:textId="77777777" w:rsidR="0000752D" w:rsidRDefault="0000752D" w:rsidP="0000752D">
      <w:pPr>
        <w:pBdr>
          <w:top w:val="nil"/>
          <w:left w:val="nil"/>
          <w:bottom w:val="nil"/>
          <w:right w:val="nil"/>
          <w:between w:val="nil"/>
        </w:pBdr>
        <w:spacing w:after="0"/>
        <w:jc w:val="both"/>
        <w:rPr>
          <w:rFonts w:ascii="Cambria" w:eastAsia="Cambria" w:hAnsi="Cambria" w:cs="Cambria"/>
          <w:b/>
          <w:color w:val="4F81BD"/>
          <w:sz w:val="26"/>
          <w:szCs w:val="26"/>
        </w:rPr>
      </w:pPr>
      <w:r>
        <w:rPr>
          <w:rFonts w:ascii="Cambria" w:eastAsia="Cambria" w:hAnsi="Cambria" w:cs="Cambria"/>
          <w:noProof/>
        </w:rPr>
        <w:drawing>
          <wp:inline distT="114300" distB="114300" distL="114300" distR="114300" wp14:anchorId="4D5C71F0" wp14:editId="6E8BE0B9">
            <wp:extent cx="2782767" cy="4216400"/>
            <wp:effectExtent l="1905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781300" cy="4214176"/>
                    </a:xfrm>
                    <a:prstGeom prst="rect">
                      <a:avLst/>
                    </a:prstGeom>
                    <a:ln/>
                  </pic:spPr>
                </pic:pic>
              </a:graphicData>
            </a:graphic>
          </wp:inline>
        </w:drawing>
      </w:r>
      <w:r>
        <w:rPr>
          <w:rFonts w:ascii="Cambria" w:eastAsia="Cambria" w:hAnsi="Cambria" w:cs="Cambria"/>
        </w:rPr>
        <w:t xml:space="preserve">  </w:t>
      </w:r>
      <w:r>
        <w:rPr>
          <w:rFonts w:ascii="Cambria" w:eastAsia="Cambria" w:hAnsi="Cambria" w:cs="Cambria"/>
          <w:b/>
          <w:noProof/>
          <w:color w:val="366091"/>
          <w:sz w:val="20"/>
        </w:rPr>
        <w:drawing>
          <wp:inline distT="114300" distB="114300" distL="114300" distR="114300" wp14:anchorId="0738FF90" wp14:editId="30B0EF96">
            <wp:extent cx="1904702" cy="2638425"/>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904702" cy="2638425"/>
                    </a:xfrm>
                    <a:prstGeom prst="rect">
                      <a:avLst/>
                    </a:prstGeom>
                    <a:ln/>
                  </pic:spPr>
                </pic:pic>
              </a:graphicData>
            </a:graphic>
          </wp:inline>
        </w:drawing>
      </w:r>
    </w:p>
    <w:p w14:paraId="025824B6" w14:textId="77777777" w:rsidR="0000752D" w:rsidRDefault="0000752D" w:rsidP="0000752D">
      <w:pPr>
        <w:pBdr>
          <w:top w:val="nil"/>
          <w:left w:val="nil"/>
          <w:bottom w:val="nil"/>
          <w:right w:val="nil"/>
          <w:between w:val="nil"/>
        </w:pBdr>
        <w:spacing w:after="0"/>
        <w:ind w:left="720"/>
        <w:jc w:val="both"/>
      </w:pPr>
    </w:p>
    <w:p w14:paraId="0A851E9B" w14:textId="77777777" w:rsidR="0000752D" w:rsidRDefault="0000752D" w:rsidP="0000752D">
      <w:pPr>
        <w:pBdr>
          <w:top w:val="nil"/>
          <w:left w:val="nil"/>
          <w:bottom w:val="nil"/>
          <w:right w:val="nil"/>
          <w:between w:val="nil"/>
        </w:pBdr>
        <w:spacing w:after="0"/>
        <w:ind w:left="720"/>
        <w:jc w:val="both"/>
      </w:pPr>
    </w:p>
    <w:p w14:paraId="2FF3D48A" w14:textId="77777777" w:rsidR="0000752D" w:rsidRDefault="0000752D" w:rsidP="0000752D">
      <w:pPr>
        <w:pBdr>
          <w:top w:val="nil"/>
          <w:left w:val="nil"/>
          <w:bottom w:val="nil"/>
          <w:right w:val="nil"/>
          <w:between w:val="nil"/>
        </w:pBdr>
        <w:spacing w:after="0"/>
        <w:ind w:left="720"/>
        <w:jc w:val="both"/>
      </w:pPr>
    </w:p>
    <w:p w14:paraId="382D6D64" w14:textId="77777777" w:rsidR="0000752D" w:rsidRDefault="0000752D" w:rsidP="0000752D">
      <w:pPr>
        <w:ind w:left="720"/>
        <w:rPr>
          <w:rFonts w:ascii="Cambria" w:eastAsia="Cambria" w:hAnsi="Cambria" w:cs="Cambria"/>
          <w:b/>
          <w:i/>
          <w:color w:val="366091"/>
          <w:sz w:val="20"/>
        </w:rPr>
      </w:pPr>
    </w:p>
    <w:p w14:paraId="41CA79EB" w14:textId="77777777" w:rsidR="0000752D" w:rsidRDefault="0000752D" w:rsidP="0000752D">
      <w:pPr>
        <w:pBdr>
          <w:top w:val="nil"/>
          <w:left w:val="nil"/>
          <w:bottom w:val="nil"/>
          <w:right w:val="nil"/>
          <w:between w:val="nil"/>
        </w:pBdr>
        <w:ind w:left="720"/>
        <w:jc w:val="both"/>
        <w:rPr>
          <w:rFonts w:ascii="Cambria" w:eastAsia="Cambria" w:hAnsi="Cambria" w:cs="Cambria"/>
          <w:b/>
          <w:i/>
          <w:color w:val="366091"/>
          <w:sz w:val="20"/>
        </w:rPr>
      </w:pPr>
    </w:p>
    <w:p w14:paraId="0FB413C7" w14:textId="77777777" w:rsidR="0000752D" w:rsidRPr="00B37BE2" w:rsidRDefault="0000752D" w:rsidP="00B37BE2">
      <w:pPr>
        <w:ind w:left="720"/>
        <w:jc w:val="both"/>
        <w:rPr>
          <w:rFonts w:ascii="Cambria" w:eastAsia="Cambria" w:hAnsi="Cambria" w:cs="Cambria"/>
          <w:b/>
          <w:i/>
          <w:color w:val="366091"/>
          <w:sz w:val="20"/>
        </w:rPr>
      </w:pPr>
      <w:r>
        <w:rPr>
          <w:rFonts w:ascii="Cambria" w:eastAsia="Cambria" w:hAnsi="Cambria" w:cs="Cambria"/>
          <w:b/>
          <w:i/>
          <w:noProof/>
          <w:color w:val="366091"/>
          <w:sz w:val="20"/>
        </w:rPr>
        <w:drawing>
          <wp:inline distT="114300" distB="114300" distL="114300" distR="114300" wp14:anchorId="0EE410C8" wp14:editId="5E64807A">
            <wp:extent cx="5731200" cy="2904067"/>
            <wp:effectExtent l="19050" t="0" r="285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2904067"/>
                    </a:xfrm>
                    <a:prstGeom prst="rect">
                      <a:avLst/>
                    </a:prstGeom>
                    <a:ln/>
                  </pic:spPr>
                </pic:pic>
              </a:graphicData>
            </a:graphic>
          </wp:inline>
        </w:drawing>
      </w:r>
    </w:p>
    <w:sectPr w:rsidR="0000752D" w:rsidRPr="00B37BE2" w:rsidSect="00B37BE2">
      <w:pgSz w:w="12240" w:h="15840"/>
      <w:pgMar w:top="851" w:right="616" w:bottom="720" w:left="128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ankha Lahiri" w:date="2020-11-27T10:59:00Z" w:initials="">
    <w:p w14:paraId="50A1AE86"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priya.tripathi@villgro.org :</w:t>
      </w:r>
      <w:proofErr w:type="gramEnd"/>
      <w:r>
        <w:rPr>
          <w:rFonts w:ascii="Arial" w:eastAsia="Arial" w:hAnsi="Arial" w:cs="Arial"/>
          <w:color w:val="000000"/>
        </w:rPr>
        <w:t xml:space="preserve"> Why REC ?</w:t>
      </w:r>
    </w:p>
  </w:comment>
  <w:comment w:id="2" w:author="Priya Tripathi" w:date="2020-11-27T10:59:00Z" w:initials="">
    <w:p w14:paraId="65B11B3A"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Added</w:t>
      </w:r>
    </w:p>
  </w:comment>
  <w:comment w:id="9" w:author="Shankha Lahiri" w:date="2020-11-27T10:59:00Z" w:initials="">
    <w:p w14:paraId="566E6406"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@priya.tripathi@villgro.org </w:t>
      </w:r>
    </w:p>
    <w:p w14:paraId="64001FDB"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We have to create a base for </w:t>
      </w:r>
      <w:proofErr w:type="gramStart"/>
      <w:r>
        <w:rPr>
          <w:rFonts w:ascii="Arial" w:eastAsia="Arial" w:hAnsi="Arial" w:cs="Arial"/>
          <w:color w:val="000000"/>
        </w:rPr>
        <w:t>the  projected</w:t>
      </w:r>
      <w:proofErr w:type="gramEnd"/>
      <w:r>
        <w:rPr>
          <w:rFonts w:ascii="Arial" w:eastAsia="Arial" w:hAnsi="Arial" w:cs="Arial"/>
          <w:color w:val="000000"/>
        </w:rPr>
        <w:t xml:space="preserve"> profit numbers through the activity list. Does it should like </w:t>
      </w:r>
      <w:proofErr w:type="gramStart"/>
      <w:r>
        <w:rPr>
          <w:rFonts w:ascii="Arial" w:eastAsia="Arial" w:hAnsi="Arial" w:cs="Arial"/>
          <w:color w:val="000000"/>
        </w:rPr>
        <w:t>one ?</w:t>
      </w:r>
      <w:proofErr w:type="gramEnd"/>
      <w:r>
        <w:rPr>
          <w:rFonts w:ascii="Arial" w:eastAsia="Arial" w:hAnsi="Arial" w:cs="Arial"/>
          <w:color w:val="000000"/>
        </w:rPr>
        <w:t>. Unable to differentiate with other training institutes on basis of current activities</w:t>
      </w:r>
    </w:p>
    <w:p w14:paraId="73D3010D"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_Assigned to Priya Tripathi_</w:t>
      </w:r>
    </w:p>
  </w:comment>
  <w:comment w:id="10" w:author="Priya Tripathi" w:date="2020-11-27T10:59:00Z" w:initials="">
    <w:p w14:paraId="00DC5087"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Discussed with Kunal and the putting the calculation in a separate cost calculation sheet. The figures have come from P&amp;L of REC sheet</w:t>
      </w:r>
    </w:p>
  </w:comment>
  <w:comment w:id="11" w:author="Shankha Lahiri" w:date="2020-11-27T10:59:00Z" w:initials="">
    <w:p w14:paraId="1F0A07D0"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priya.tripathi@villgro.org :</w:t>
      </w:r>
      <w:proofErr w:type="gramEnd"/>
    </w:p>
    <w:p w14:paraId="5EDA75F4"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Don't you think this sentence is contradicting our marketplace </w:t>
      </w:r>
      <w:proofErr w:type="gramStart"/>
      <w:r>
        <w:rPr>
          <w:rFonts w:ascii="Arial" w:eastAsia="Arial" w:hAnsi="Arial" w:cs="Arial"/>
          <w:color w:val="000000"/>
        </w:rPr>
        <w:t>theory ?</w:t>
      </w:r>
      <w:proofErr w:type="gramEnd"/>
    </w:p>
    <w:p w14:paraId="7DEBEA3D"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_Assigned to Priya Tripathi_</w:t>
      </w:r>
    </w:p>
  </w:comment>
  <w:comment w:id="12" w:author="Priya Tripathi" w:date="2020-11-27T10:59:00Z" w:initials="">
    <w:p w14:paraId="5E863186"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changed</w:t>
      </w:r>
    </w:p>
  </w:comment>
  <w:comment w:id="13" w:author="Shankha Lahiri" w:date="2020-11-27T10:59:00Z" w:initials="">
    <w:p w14:paraId="5D26DC30"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It would be good to add, why this states are </w:t>
      </w:r>
      <w:proofErr w:type="gramStart"/>
      <w:r>
        <w:rPr>
          <w:rFonts w:ascii="Arial" w:eastAsia="Arial" w:hAnsi="Arial" w:cs="Arial"/>
          <w:color w:val="000000"/>
        </w:rPr>
        <w:t>selected .</w:t>
      </w:r>
      <w:proofErr w:type="gramEnd"/>
    </w:p>
  </w:comment>
  <w:comment w:id="14" w:author="Priya Tripathi" w:date="2020-11-27T10:59:00Z" w:initials="">
    <w:p w14:paraId="36D9F69A"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Added</w:t>
      </w:r>
    </w:p>
  </w:comment>
  <w:comment w:id="15" w:author="Shankha Lahiri" w:date="2020-11-27T10:59:00Z" w:initials="">
    <w:p w14:paraId="62D651A0"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Link with setup month of each REC</w:t>
      </w:r>
    </w:p>
  </w:comment>
  <w:comment w:id="16" w:author="Priya Tripathi" w:date="2020-11-27T10:59:00Z" w:initials="">
    <w:p w14:paraId="5306659A"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done</w:t>
      </w:r>
    </w:p>
  </w:comment>
  <w:comment w:id="18" w:author="Shankha Lahiri" w:date="2020-11-27T10:59:00Z" w:initials="">
    <w:p w14:paraId="3774B62A"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Critical to define the Theory of </w:t>
      </w:r>
      <w:proofErr w:type="spellStart"/>
      <w:r>
        <w:rPr>
          <w:rFonts w:ascii="Arial" w:eastAsia="Arial" w:hAnsi="Arial" w:cs="Arial"/>
          <w:color w:val="000000"/>
        </w:rPr>
        <w:t>Chnage</w:t>
      </w:r>
      <w:proofErr w:type="spellEnd"/>
      <w:r>
        <w:rPr>
          <w:rFonts w:ascii="Arial" w:eastAsia="Arial" w:hAnsi="Arial" w:cs="Arial"/>
          <w:color w:val="000000"/>
        </w:rPr>
        <w:t xml:space="preserve"> here, along with potential target numbers, like how a success look like</w:t>
      </w:r>
    </w:p>
  </w:comment>
  <w:comment w:id="19" w:author="Priya Tripathi" w:date="2020-11-27T10:59:00Z" w:initials="">
    <w:p w14:paraId="137D2E58" w14:textId="77777777" w:rsidR="0000752D" w:rsidRDefault="0000752D" w:rsidP="0000752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A1AE86" w15:done="0"/>
  <w15:commentEx w15:paraId="65B11B3A" w15:done="0"/>
  <w15:commentEx w15:paraId="73D3010D" w15:done="0"/>
  <w15:commentEx w15:paraId="00DC5087" w15:done="0"/>
  <w15:commentEx w15:paraId="7DEBEA3D" w15:done="0"/>
  <w15:commentEx w15:paraId="5E863186" w15:done="0"/>
  <w15:commentEx w15:paraId="5D26DC30" w15:done="0"/>
  <w15:commentEx w15:paraId="36D9F69A" w15:done="0"/>
  <w15:commentEx w15:paraId="62D651A0" w15:done="0"/>
  <w15:commentEx w15:paraId="5306659A" w15:done="0"/>
  <w15:commentEx w15:paraId="3774B62A" w15:done="0"/>
  <w15:commentEx w15:paraId="137D2E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489BC" w16cex:dateUtc="2020-11-27T05:29:00Z"/>
  <w16cex:commentExtensible w16cex:durableId="256489B1" w16cex:dateUtc="2020-11-27T05:29:00Z"/>
  <w16cex:commentExtensible w16cex:durableId="256489B2" w16cex:dateUtc="2020-11-27T05:29:00Z"/>
  <w16cex:commentExtensible w16cex:durableId="256489B3" w16cex:dateUtc="2020-11-27T05:29:00Z"/>
  <w16cex:commentExtensible w16cex:durableId="256489B4" w16cex:dateUtc="2020-11-27T05:29:00Z"/>
  <w16cex:commentExtensible w16cex:durableId="256489B5" w16cex:dateUtc="2020-11-27T05:29:00Z"/>
  <w16cex:commentExtensible w16cex:durableId="256489B6" w16cex:dateUtc="2020-11-27T05:29:00Z"/>
  <w16cex:commentExtensible w16cex:durableId="256489B7" w16cex:dateUtc="2020-11-27T05:29:00Z"/>
  <w16cex:commentExtensible w16cex:durableId="256489B8" w16cex:dateUtc="2020-11-27T05:29:00Z"/>
  <w16cex:commentExtensible w16cex:durableId="256489B9" w16cex:dateUtc="2020-11-27T05:29:00Z"/>
  <w16cex:commentExtensible w16cex:durableId="256489BA" w16cex:dateUtc="2020-11-27T05:29:00Z"/>
  <w16cex:commentExtensible w16cex:durableId="256489BB" w16cex:dateUtc="2020-11-27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A1AE86" w16cid:durableId="256489BC"/>
  <w16cid:commentId w16cid:paraId="65B11B3A" w16cid:durableId="256489B1"/>
  <w16cid:commentId w16cid:paraId="73D3010D" w16cid:durableId="256489B2"/>
  <w16cid:commentId w16cid:paraId="00DC5087" w16cid:durableId="256489B3"/>
  <w16cid:commentId w16cid:paraId="7DEBEA3D" w16cid:durableId="256489B4"/>
  <w16cid:commentId w16cid:paraId="5E863186" w16cid:durableId="256489B5"/>
  <w16cid:commentId w16cid:paraId="5D26DC30" w16cid:durableId="256489B6"/>
  <w16cid:commentId w16cid:paraId="36D9F69A" w16cid:durableId="256489B7"/>
  <w16cid:commentId w16cid:paraId="62D651A0" w16cid:durableId="256489B8"/>
  <w16cid:commentId w16cid:paraId="5306659A" w16cid:durableId="256489B9"/>
  <w16cid:commentId w16cid:paraId="3774B62A" w16cid:durableId="256489BA"/>
  <w16cid:commentId w16cid:paraId="137D2E58" w16cid:durableId="256489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1BAA4" w14:textId="77777777" w:rsidR="00E96180" w:rsidRDefault="00E96180" w:rsidP="0000752D">
      <w:pPr>
        <w:spacing w:after="0" w:line="240" w:lineRule="auto"/>
      </w:pPr>
      <w:r>
        <w:separator/>
      </w:r>
    </w:p>
  </w:endnote>
  <w:endnote w:type="continuationSeparator" w:id="0">
    <w:p w14:paraId="6534208E" w14:textId="77777777" w:rsidR="00E96180" w:rsidRDefault="00E96180" w:rsidP="00007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E1CCA" w14:textId="77777777" w:rsidR="00E96180" w:rsidRDefault="00E96180" w:rsidP="0000752D">
      <w:pPr>
        <w:spacing w:after="0" w:line="240" w:lineRule="auto"/>
      </w:pPr>
      <w:r>
        <w:separator/>
      </w:r>
    </w:p>
  </w:footnote>
  <w:footnote w:type="continuationSeparator" w:id="0">
    <w:p w14:paraId="0B2E1BE6" w14:textId="77777777" w:rsidR="00E96180" w:rsidRDefault="00E96180" w:rsidP="0000752D">
      <w:pPr>
        <w:spacing w:after="0" w:line="240" w:lineRule="auto"/>
      </w:pPr>
      <w:r>
        <w:continuationSeparator/>
      </w:r>
    </w:p>
  </w:footnote>
  <w:footnote w:id="1">
    <w:p w14:paraId="54B042A3" w14:textId="77777777" w:rsidR="0000752D" w:rsidRDefault="0000752D" w:rsidP="0000752D">
      <w:pPr>
        <w:pBdr>
          <w:top w:val="nil"/>
          <w:left w:val="nil"/>
          <w:bottom w:val="nil"/>
          <w:right w:val="nil"/>
          <w:between w:val="nil"/>
        </w:pBdr>
        <w:spacing w:after="0" w:line="240" w:lineRule="auto"/>
        <w:rPr>
          <w:color w:val="000000"/>
          <w:sz w:val="16"/>
          <w:szCs w:val="16"/>
        </w:rPr>
      </w:pPr>
      <w:r>
        <w:rPr>
          <w:rStyle w:val="FootnoteReference"/>
        </w:rPr>
        <w:footnoteRef/>
      </w:r>
      <w:r>
        <w:rPr>
          <w:color w:val="000000"/>
          <w:sz w:val="16"/>
          <w:szCs w:val="16"/>
        </w:rPr>
        <w:t xml:space="preserve"> http://www.mksptasar.in/adminpradanmkc/reports/262_Tasar_VCA_Chhattisgarh_Chhattisgarh.pdf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65D"/>
    <w:multiLevelType w:val="multilevel"/>
    <w:tmpl w:val="701A31D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42A0D12"/>
    <w:multiLevelType w:val="multilevel"/>
    <w:tmpl w:val="53C2C1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70E0655"/>
    <w:multiLevelType w:val="multilevel"/>
    <w:tmpl w:val="23468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677F1E"/>
    <w:multiLevelType w:val="multilevel"/>
    <w:tmpl w:val="D794E39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9C15031"/>
    <w:multiLevelType w:val="multilevel"/>
    <w:tmpl w:val="4F4EC7A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2D"/>
    <w:rsid w:val="0000752D"/>
    <w:rsid w:val="003B78B0"/>
    <w:rsid w:val="00803BCF"/>
    <w:rsid w:val="009A443F"/>
    <w:rsid w:val="009F3833"/>
    <w:rsid w:val="00A52A4B"/>
    <w:rsid w:val="00B37BE2"/>
    <w:rsid w:val="00E87894"/>
    <w:rsid w:val="00E96180"/>
    <w:rsid w:val="00F22D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3EF8"/>
  <w15:docId w15:val="{CEC9FE53-19E8-407B-B9C4-5D2B9707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A4B"/>
  </w:style>
  <w:style w:type="paragraph" w:styleId="Heading2">
    <w:name w:val="heading 2"/>
    <w:basedOn w:val="Normal"/>
    <w:next w:val="Normal"/>
    <w:link w:val="Heading2Char"/>
    <w:uiPriority w:val="9"/>
    <w:unhideWhenUsed/>
    <w:qFormat/>
    <w:rsid w:val="0000752D"/>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752D"/>
    <w:rPr>
      <w:rFonts w:asciiTheme="majorHAnsi" w:eastAsiaTheme="majorEastAsia" w:hAnsiTheme="majorHAnsi" w:cstheme="majorBidi"/>
      <w:b/>
      <w:bCs/>
      <w:color w:val="4F81BD" w:themeColor="accent1"/>
      <w:sz w:val="26"/>
      <w:szCs w:val="26"/>
      <w:lang w:bidi="ar-SA"/>
    </w:rPr>
  </w:style>
  <w:style w:type="character" w:styleId="FootnoteReference">
    <w:name w:val="footnote reference"/>
    <w:basedOn w:val="DefaultParagraphFont"/>
    <w:uiPriority w:val="99"/>
    <w:semiHidden/>
    <w:unhideWhenUsed/>
    <w:rsid w:val="0000752D"/>
    <w:rPr>
      <w:vertAlign w:val="superscript"/>
    </w:rPr>
  </w:style>
  <w:style w:type="paragraph" w:styleId="BalloonText">
    <w:name w:val="Balloon Text"/>
    <w:basedOn w:val="Normal"/>
    <w:link w:val="BalloonTextChar"/>
    <w:uiPriority w:val="99"/>
    <w:semiHidden/>
    <w:unhideWhenUsed/>
    <w:rsid w:val="0000752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0752D"/>
    <w:rPr>
      <w:rFonts w:ascii="Tahoma" w:hAnsi="Tahoma" w:cs="Mangal"/>
      <w:sz w:val="16"/>
      <w:szCs w:val="14"/>
    </w:rPr>
  </w:style>
  <w:style w:type="paragraph" w:styleId="CommentText">
    <w:name w:val="annotation text"/>
    <w:basedOn w:val="Normal"/>
    <w:link w:val="CommentTextChar"/>
    <w:uiPriority w:val="99"/>
    <w:semiHidden/>
    <w:unhideWhenUsed/>
    <w:rsid w:val="00E87894"/>
    <w:pPr>
      <w:spacing w:line="240" w:lineRule="auto"/>
    </w:pPr>
    <w:rPr>
      <w:sz w:val="20"/>
      <w:szCs w:val="18"/>
    </w:rPr>
  </w:style>
  <w:style w:type="character" w:customStyle="1" w:styleId="CommentTextChar">
    <w:name w:val="Comment Text Char"/>
    <w:basedOn w:val="DefaultParagraphFont"/>
    <w:link w:val="CommentText"/>
    <w:uiPriority w:val="99"/>
    <w:semiHidden/>
    <w:rsid w:val="00E87894"/>
    <w:rPr>
      <w:sz w:val="20"/>
      <w:szCs w:val="18"/>
    </w:rPr>
  </w:style>
  <w:style w:type="character" w:styleId="CommentReference">
    <w:name w:val="annotation reference"/>
    <w:basedOn w:val="DefaultParagraphFont"/>
    <w:uiPriority w:val="99"/>
    <w:semiHidden/>
    <w:unhideWhenUsed/>
    <w:rsid w:val="00E87894"/>
    <w:rPr>
      <w:sz w:val="16"/>
      <w:szCs w:val="16"/>
    </w:rPr>
  </w:style>
  <w:style w:type="paragraph" w:styleId="ListParagraph">
    <w:name w:val="List Paragraph"/>
    <w:basedOn w:val="Normal"/>
    <w:uiPriority w:val="34"/>
    <w:qFormat/>
    <w:rsid w:val="00B37B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Desktop\201022_RSPL_Finprojections_V7.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cat>
            <c:strRef>
              <c:f>'REC P&amp;L'!$D$45:$Q$45</c:f>
              <c:strCache>
                <c:ptCount val="14"/>
                <c:pt idx="0">
                  <c:v>Aug, 20</c:v>
                </c:pt>
                <c:pt idx="1">
                  <c:v>Sep, 20</c:v>
                </c:pt>
                <c:pt idx="2">
                  <c:v>Oct, 20</c:v>
                </c:pt>
                <c:pt idx="3">
                  <c:v>Nov, 20</c:v>
                </c:pt>
                <c:pt idx="4">
                  <c:v>Dec, 20</c:v>
                </c:pt>
                <c:pt idx="5">
                  <c:v>Jan, 21</c:v>
                </c:pt>
                <c:pt idx="6">
                  <c:v>Feb, 21</c:v>
                </c:pt>
                <c:pt idx="7">
                  <c:v>Mar, 21</c:v>
                </c:pt>
                <c:pt idx="8">
                  <c:v>Apr, 21</c:v>
                </c:pt>
                <c:pt idx="9">
                  <c:v>May, 21</c:v>
                </c:pt>
                <c:pt idx="10">
                  <c:v>Jun, 21</c:v>
                </c:pt>
                <c:pt idx="11">
                  <c:v>Jul, 21</c:v>
                </c:pt>
                <c:pt idx="12">
                  <c:v>Aug, 21</c:v>
                </c:pt>
                <c:pt idx="13">
                  <c:v>Sep, 21</c:v>
                </c:pt>
              </c:strCache>
            </c:strRef>
          </c:cat>
          <c:val>
            <c:numRef>
              <c:f>'REC P&amp;L'!$D$46:$R$46</c:f>
              <c:numCache>
                <c:formatCode>0%</c:formatCode>
                <c:ptCount val="15"/>
                <c:pt idx="0">
                  <c:v>-0.26388888888889089</c:v>
                </c:pt>
                <c:pt idx="1">
                  <c:v>-0.46088455555555674</c:v>
                </c:pt>
                <c:pt idx="2">
                  <c:v>-0.59199400238846178</c:v>
                </c:pt>
                <c:pt idx="3">
                  <c:v>-0.62050822518391124</c:v>
                </c:pt>
                <c:pt idx="4">
                  <c:v>-0.57056422594821599</c:v>
                </c:pt>
                <c:pt idx="5">
                  <c:v>-0.46703900191076692</c:v>
                </c:pt>
                <c:pt idx="6">
                  <c:v>-0.35816655565109357</c:v>
                </c:pt>
                <c:pt idx="7">
                  <c:v>-0.24929410939142144</c:v>
                </c:pt>
                <c:pt idx="8">
                  <c:v>-0.19332442643546399</c:v>
                </c:pt>
                <c:pt idx="9">
                  <c:v>-0.20481764763663721</c:v>
                </c:pt>
                <c:pt idx="10">
                  <c:v>-0.16860951307804534</c:v>
                </c:pt>
                <c:pt idx="11">
                  <c:v>-0.13464245839426639</c:v>
                </c:pt>
                <c:pt idx="12">
                  <c:v>-9.0645428082960791E-2</c:v>
                </c:pt>
                <c:pt idx="13">
                  <c:v>-1.4109324444883989E-2</c:v>
                </c:pt>
              </c:numCache>
            </c:numRef>
          </c:val>
          <c:smooth val="0"/>
          <c:extLst>
            <c:ext xmlns:c16="http://schemas.microsoft.com/office/drawing/2014/chart" uri="{C3380CC4-5D6E-409C-BE32-E72D297353CC}">
              <c16:uniqueId val="{00000000-5BE6-4CB0-B220-6ACEC5EBBCC4}"/>
            </c:ext>
          </c:extLst>
        </c:ser>
        <c:dLbls>
          <c:showLegendKey val="0"/>
          <c:showVal val="0"/>
          <c:showCatName val="0"/>
          <c:showSerName val="0"/>
          <c:showPercent val="0"/>
          <c:showBubbleSize val="0"/>
        </c:dLbls>
        <c:marker val="1"/>
        <c:smooth val="0"/>
        <c:axId val="48535808"/>
        <c:axId val="48554752"/>
      </c:lineChart>
      <c:catAx>
        <c:axId val="48535808"/>
        <c:scaling>
          <c:orientation val="minMax"/>
        </c:scaling>
        <c:delete val="0"/>
        <c:axPos val="b"/>
        <c:numFmt formatCode="General" sourceLinked="0"/>
        <c:majorTickMark val="out"/>
        <c:minorTickMark val="none"/>
        <c:tickLblPos val="nextTo"/>
        <c:txPr>
          <a:bodyPr rot="-5400000" vert="horz"/>
          <a:lstStyle/>
          <a:p>
            <a:pPr>
              <a:defRPr lang="en-IN"/>
            </a:pPr>
            <a:endParaRPr lang="en-US"/>
          </a:p>
        </c:txPr>
        <c:crossAx val="48554752"/>
        <c:crosses val="autoZero"/>
        <c:auto val="1"/>
        <c:lblAlgn val="ctr"/>
        <c:lblOffset val="100"/>
        <c:noMultiLvlLbl val="0"/>
      </c:catAx>
      <c:valAx>
        <c:axId val="48554752"/>
        <c:scaling>
          <c:orientation val="minMax"/>
        </c:scaling>
        <c:delete val="0"/>
        <c:axPos val="l"/>
        <c:numFmt formatCode="0%" sourceLinked="1"/>
        <c:majorTickMark val="out"/>
        <c:minorTickMark val="none"/>
        <c:tickLblPos val="nextTo"/>
        <c:txPr>
          <a:bodyPr/>
          <a:lstStyle/>
          <a:p>
            <a:pPr>
              <a:defRPr lang="en-IN"/>
            </a:pPr>
            <a:endParaRPr lang="en-US"/>
          </a:p>
        </c:txPr>
        <c:crossAx val="48535808"/>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a:lstStyle/>
          <a:p>
            <a:pPr>
              <a:defRPr lang="en-IN"/>
            </a:pPr>
            <a:r>
              <a:rPr lang="en-US" sz="1200"/>
              <a:t>Net profit/loss</a:t>
            </a:r>
          </a:p>
        </c:rich>
      </c:tx>
      <c:overlay val="0"/>
    </c:title>
    <c:autoTitleDeleted val="0"/>
    <c:plotArea>
      <c:layout/>
      <c:lineChart>
        <c:grouping val="standard"/>
        <c:varyColors val="0"/>
        <c:ser>
          <c:idx val="0"/>
          <c:order val="0"/>
          <c:tx>
            <c:strRef>
              <c:f>Sheet1!$B$6</c:f>
              <c:strCache>
                <c:ptCount val="1"/>
                <c:pt idx="0">
                  <c:v>Net profit/loss</c:v>
                </c:pt>
              </c:strCache>
            </c:strRef>
          </c:tx>
          <c:marker>
            <c:symbol val="none"/>
          </c:marker>
          <c:dLbls>
            <c:spPr>
              <a:noFill/>
              <a:ln>
                <a:noFill/>
              </a:ln>
              <a:effectLst/>
            </c:spPr>
            <c:txPr>
              <a:bodyPr/>
              <a:lstStyle/>
              <a:p>
                <a:pPr>
                  <a:defRPr lang="en-IN"/>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Sheet1!$A$7:$A$19</c:f>
              <c:strCache>
                <c:ptCount val="13"/>
                <c:pt idx="0">
                  <c:v>Sep, 20</c:v>
                </c:pt>
                <c:pt idx="1">
                  <c:v>Oct, 20</c:v>
                </c:pt>
                <c:pt idx="2">
                  <c:v>Nov, 20</c:v>
                </c:pt>
                <c:pt idx="3">
                  <c:v>Dec, 20</c:v>
                </c:pt>
                <c:pt idx="4">
                  <c:v>Jan, 21</c:v>
                </c:pt>
                <c:pt idx="5">
                  <c:v>Feb, 21</c:v>
                </c:pt>
                <c:pt idx="6">
                  <c:v>Mar, 21</c:v>
                </c:pt>
                <c:pt idx="7">
                  <c:v>Apr, 21</c:v>
                </c:pt>
                <c:pt idx="8">
                  <c:v>May, 21</c:v>
                </c:pt>
                <c:pt idx="9">
                  <c:v>Jun, 21</c:v>
                </c:pt>
                <c:pt idx="10">
                  <c:v>Jul, 21</c:v>
                </c:pt>
                <c:pt idx="11">
                  <c:v>Aug, 21</c:v>
                </c:pt>
                <c:pt idx="12">
                  <c:v>Sep, 21</c:v>
                </c:pt>
              </c:strCache>
            </c:strRef>
          </c:cat>
          <c:val>
            <c:numRef>
              <c:f>Sheet1!$B$7:$B$19</c:f>
              <c:numCache>
                <c:formatCode>0%</c:formatCode>
                <c:ptCount val="13"/>
                <c:pt idx="0">
                  <c:v>-0.65000000000000213</c:v>
                </c:pt>
                <c:pt idx="1">
                  <c:v>-0.26</c:v>
                </c:pt>
                <c:pt idx="2">
                  <c:v>-4.0000000000000022E-2</c:v>
                </c:pt>
                <c:pt idx="3">
                  <c:v>0.05</c:v>
                </c:pt>
                <c:pt idx="4">
                  <c:v>8.3812301645495524E-2</c:v>
                </c:pt>
                <c:pt idx="5">
                  <c:v>9.0000000000000024E-2</c:v>
                </c:pt>
                <c:pt idx="6">
                  <c:v>9.0000000000000024E-2</c:v>
                </c:pt>
                <c:pt idx="7">
                  <c:v>-0.1</c:v>
                </c:pt>
                <c:pt idx="8">
                  <c:v>-1.0000000000000005E-2</c:v>
                </c:pt>
                <c:pt idx="9">
                  <c:v>4.0000000000000022E-2</c:v>
                </c:pt>
                <c:pt idx="10">
                  <c:v>-3.0000000000000002E-2</c:v>
                </c:pt>
                <c:pt idx="11">
                  <c:v>4.0000000000000022E-2</c:v>
                </c:pt>
                <c:pt idx="12">
                  <c:v>7.0000000000000021E-2</c:v>
                </c:pt>
              </c:numCache>
            </c:numRef>
          </c:val>
          <c:smooth val="0"/>
          <c:extLst>
            <c:ext xmlns:c16="http://schemas.microsoft.com/office/drawing/2014/chart" uri="{C3380CC4-5D6E-409C-BE32-E72D297353CC}">
              <c16:uniqueId val="{00000000-FFAF-43E1-8942-82512A51A0BB}"/>
            </c:ext>
          </c:extLst>
        </c:ser>
        <c:dLbls>
          <c:showLegendKey val="0"/>
          <c:showVal val="1"/>
          <c:showCatName val="0"/>
          <c:showSerName val="0"/>
          <c:showPercent val="0"/>
          <c:showBubbleSize val="0"/>
        </c:dLbls>
        <c:smooth val="0"/>
        <c:axId val="111155456"/>
        <c:axId val="123404288"/>
      </c:lineChart>
      <c:catAx>
        <c:axId val="111155456"/>
        <c:scaling>
          <c:orientation val="minMax"/>
        </c:scaling>
        <c:delete val="0"/>
        <c:axPos val="b"/>
        <c:numFmt formatCode="General" sourceLinked="0"/>
        <c:majorTickMark val="none"/>
        <c:minorTickMark val="none"/>
        <c:tickLblPos val="nextTo"/>
        <c:spPr>
          <a:ln w="9525">
            <a:noFill/>
          </a:ln>
        </c:spPr>
        <c:txPr>
          <a:bodyPr/>
          <a:lstStyle/>
          <a:p>
            <a:pPr>
              <a:defRPr lang="en-IN"/>
            </a:pPr>
            <a:endParaRPr lang="en-US"/>
          </a:p>
        </c:txPr>
        <c:crossAx val="123404288"/>
        <c:crosses val="autoZero"/>
        <c:auto val="1"/>
        <c:lblAlgn val="ctr"/>
        <c:lblOffset val="100"/>
        <c:noMultiLvlLbl val="0"/>
      </c:catAx>
      <c:valAx>
        <c:axId val="123404288"/>
        <c:scaling>
          <c:orientation val="minMax"/>
        </c:scaling>
        <c:delete val="1"/>
        <c:axPos val="l"/>
        <c:numFmt formatCode="0%" sourceLinked="1"/>
        <c:majorTickMark val="none"/>
        <c:minorTickMark val="none"/>
        <c:tickLblPos val="nextTo"/>
        <c:crossAx val="111155456"/>
        <c:crosses val="autoZero"/>
        <c:crossBetween val="between"/>
      </c:valAx>
    </c:plotArea>
    <c:legend>
      <c:legendPos val="b"/>
      <c:overlay val="0"/>
      <c:txPr>
        <a:bodyPr/>
        <a:lstStyle/>
        <a:p>
          <a:pPr>
            <a:defRPr lang="en-IN"/>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Resham Sutra Pvt. Lt</dc:creator>
  <cp:lastModifiedBy>Upasna Jain</cp:lastModifiedBy>
  <cp:revision>2</cp:revision>
  <dcterms:created xsi:type="dcterms:W3CDTF">2021-12-15T10:05:00Z</dcterms:created>
  <dcterms:modified xsi:type="dcterms:W3CDTF">2021-12-15T10:05:00Z</dcterms:modified>
</cp:coreProperties>
</file>